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5B9BD5" w:themeColor="accent1"/>
          <w:sz w:val="24"/>
          <w:szCs w:val="20"/>
          <w:lang w:val="en-GB"/>
        </w:rPr>
        <w:id w:val="-542433436"/>
        <w:docPartObj>
          <w:docPartGallery w:val="Cover Pages"/>
          <w:docPartUnique/>
        </w:docPartObj>
      </w:sdtPr>
      <w:sdtEndPr>
        <w:rPr>
          <w:color w:val="auto"/>
        </w:rPr>
      </w:sdtEndPr>
      <w:sdtContent>
        <w:p w14:paraId="32FD7F44" w14:textId="77777777" w:rsidR="00D91F86" w:rsidRPr="00EC7694" w:rsidRDefault="00D91F86" w:rsidP="00D91F86">
          <w:pPr>
            <w:pStyle w:val="NoSpacing"/>
            <w:spacing w:before="1540" w:after="240"/>
            <w:jc w:val="center"/>
            <w:rPr>
              <w:noProof/>
              <w:lang w:val="en-IN" w:eastAsia="en-IN"/>
            </w:rPr>
          </w:pPr>
        </w:p>
        <w:tbl>
          <w:tblPr>
            <w:tblpPr w:leftFromText="180" w:rightFromText="180" w:vertAnchor="text" w:horzAnchor="margin" w:tblpXSpec="center" w:tblpY="1292"/>
            <w:tblW w:w="11016" w:type="dxa"/>
            <w:tblBorders>
              <w:top w:val="single" w:sz="4" w:space="0" w:color="auto"/>
              <w:left w:val="single" w:sz="4" w:space="0" w:color="auto"/>
              <w:bottom w:val="single" w:sz="4" w:space="0" w:color="auto"/>
              <w:right w:val="single" w:sz="4" w:space="0" w:color="auto"/>
              <w:insideH w:val="single" w:sz="4" w:space="0" w:color="auto"/>
            </w:tblBorders>
            <w:tblLook w:val="0000" w:firstRow="0" w:lastRow="0" w:firstColumn="0" w:lastColumn="0" w:noHBand="0" w:noVBand="0"/>
          </w:tblPr>
          <w:tblGrid>
            <w:gridCol w:w="5508"/>
            <w:gridCol w:w="5508"/>
          </w:tblGrid>
          <w:tr w:rsidR="00D91F86" w:rsidRPr="00294132" w14:paraId="7AB317EB" w14:textId="77777777" w:rsidTr="00D91F86">
            <w:trPr>
              <w:trHeight w:hRule="exact" w:val="1712"/>
            </w:trPr>
            <w:tc>
              <w:tcPr>
                <w:tcW w:w="5508" w:type="dxa"/>
                <w:tcBorders>
                  <w:right w:val="single" w:sz="4" w:space="0" w:color="auto"/>
                </w:tcBorders>
                <w:vAlign w:val="center"/>
              </w:tcPr>
              <w:p w14:paraId="0E4FCFF8" w14:textId="6C2A5FC4" w:rsidR="00D91F86" w:rsidRPr="00E9669A" w:rsidRDefault="00D91F86" w:rsidP="00D91F86">
                <w:pPr>
                  <w:spacing w:before="60" w:after="60"/>
                  <w:jc w:val="center"/>
                </w:pPr>
                <w:r>
                  <w:br w:type="page"/>
                </w:r>
              </w:p>
            </w:tc>
            <w:tc>
              <w:tcPr>
                <w:tcW w:w="5508" w:type="dxa"/>
                <w:tcBorders>
                  <w:left w:val="single" w:sz="4" w:space="0" w:color="auto"/>
                </w:tcBorders>
                <w:vAlign w:val="center"/>
              </w:tcPr>
              <w:p w14:paraId="26EA0448" w14:textId="30A8C8A2" w:rsidR="00D91F86" w:rsidRPr="00E9669A" w:rsidRDefault="00D91F86" w:rsidP="00D91F86">
                <w:pPr>
                  <w:spacing w:before="60" w:after="60"/>
                  <w:jc w:val="center"/>
                </w:pPr>
              </w:p>
            </w:tc>
          </w:tr>
          <w:tr w:rsidR="00D91F86" w:rsidRPr="00294132" w14:paraId="2A381168" w14:textId="77777777" w:rsidTr="00D91F86">
            <w:trPr>
              <w:trHeight w:hRule="exact" w:val="1140"/>
            </w:trPr>
            <w:tc>
              <w:tcPr>
                <w:tcW w:w="11016" w:type="dxa"/>
                <w:gridSpan w:val="2"/>
              </w:tcPr>
              <w:p w14:paraId="43A98370" w14:textId="77777777" w:rsidR="00D91F86" w:rsidRDefault="00D91F86" w:rsidP="00D91F86">
                <w:pPr>
                  <w:pStyle w:val="TitlePage-ProjectTitle"/>
                  <w:rPr>
                    <w:color w:val="auto"/>
                  </w:rPr>
                </w:pPr>
              </w:p>
              <w:p w14:paraId="59243D46" w14:textId="1500E30D" w:rsidR="00D91F86" w:rsidRPr="00217771" w:rsidRDefault="007261E7" w:rsidP="00D91F86">
                <w:pPr>
                  <w:pStyle w:val="TitlePage-ProjectTitle"/>
                  <w:rPr>
                    <w:color w:val="auto"/>
                  </w:rPr>
                </w:pPr>
                <w:r>
                  <w:rPr>
                    <w:color w:val="auto"/>
                  </w:rPr>
                  <w:t xml:space="preserve">Pipe Capacity &amp; Utilization </w:t>
                </w:r>
              </w:p>
              <w:p w14:paraId="5E4F7B3F" w14:textId="77777777" w:rsidR="00D91F86" w:rsidRPr="00E9669A" w:rsidRDefault="00D91F86" w:rsidP="00D91F86">
                <w:pPr>
                  <w:spacing w:before="60" w:after="60"/>
                  <w:jc w:val="center"/>
                </w:pPr>
              </w:p>
            </w:tc>
          </w:tr>
          <w:tr w:rsidR="00D91F86" w:rsidRPr="00294132" w14:paraId="504ADE27" w14:textId="77777777" w:rsidTr="00D91F86">
            <w:trPr>
              <w:trHeight w:hRule="exact" w:val="1127"/>
            </w:trPr>
            <w:tc>
              <w:tcPr>
                <w:tcW w:w="11016" w:type="dxa"/>
                <w:gridSpan w:val="2"/>
              </w:tcPr>
              <w:p w14:paraId="44007D60" w14:textId="77777777" w:rsidR="00D91F86" w:rsidRDefault="00D91F86" w:rsidP="00D91F86">
                <w:pPr>
                  <w:pStyle w:val="TitlePage-ReportTitle"/>
                </w:pPr>
              </w:p>
              <w:p w14:paraId="61D6A75C" w14:textId="77777777" w:rsidR="00D91F86" w:rsidRPr="00080634" w:rsidRDefault="00D91F86" w:rsidP="00D91F86">
                <w:pPr>
                  <w:pStyle w:val="TitlePage-ReportTitle"/>
                  <w:rPr>
                    <w:color w:val="auto"/>
                  </w:rPr>
                </w:pPr>
                <w:r>
                  <w:rPr>
                    <w:color w:val="auto"/>
                  </w:rPr>
                  <w:t>User Manual</w:t>
                </w:r>
              </w:p>
              <w:p w14:paraId="02DF6C50" w14:textId="77777777" w:rsidR="00D91F86" w:rsidRPr="00217771" w:rsidRDefault="00D91F86" w:rsidP="00D91F86">
                <w:pPr>
                  <w:pStyle w:val="TitlePage-ProjectTitle"/>
                  <w:rPr>
                    <w:color w:val="auto"/>
                  </w:rPr>
                </w:pPr>
              </w:p>
            </w:tc>
          </w:tr>
          <w:tr w:rsidR="00D91F86" w:rsidRPr="00294132" w14:paraId="2970D339" w14:textId="77777777" w:rsidTr="00D91F86">
            <w:trPr>
              <w:trHeight w:hRule="exact" w:val="958"/>
            </w:trPr>
            <w:tc>
              <w:tcPr>
                <w:tcW w:w="11016" w:type="dxa"/>
                <w:gridSpan w:val="2"/>
              </w:tcPr>
              <w:p w14:paraId="633954A3" w14:textId="77777777" w:rsidR="00D91F86" w:rsidRPr="00217771" w:rsidRDefault="00D91F86" w:rsidP="00D91F86">
                <w:pPr>
                  <w:pStyle w:val="TitlePage-ProjectTitle"/>
                  <w:rPr>
                    <w:color w:val="auto"/>
                  </w:rPr>
                </w:pPr>
                <w:r>
                  <w:rPr>
                    <w:noProof/>
                    <w:color w:val="5B9BD5" w:themeColor="accent1"/>
                    <w:lang w:val="en-IN" w:eastAsia="en-IN"/>
                  </w:rPr>
                  <mc:AlternateContent>
                    <mc:Choice Requires="wps">
                      <w:drawing>
                        <wp:anchor distT="0" distB="0" distL="114300" distR="114300" simplePos="0" relativeHeight="251660288" behindDoc="0" locked="0" layoutInCell="1" allowOverlap="1" wp14:anchorId="74F4B5C4" wp14:editId="6AEE0D72">
                          <wp:simplePos x="0" y="0"/>
                          <wp:positionH relativeFrom="margin">
                            <wp:posOffset>403225</wp:posOffset>
                          </wp:positionH>
                          <wp:positionV relativeFrom="page">
                            <wp:posOffset>176530</wp:posOffset>
                          </wp:positionV>
                          <wp:extent cx="6553200" cy="557784"/>
                          <wp:effectExtent l="0" t="0" r="0" b="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txbx>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EndPr/>
                                      <w:sdtContent>
                                        <w:p w14:paraId="41AC6948" w14:textId="70399587" w:rsidR="00EA3EBB" w:rsidRPr="004A0AF6" w:rsidRDefault="00EA3EBB" w:rsidP="00D91F86">
                                          <w:pPr>
                                            <w:pStyle w:val="TitlePage-"/>
                                            <w:rPr>
                                              <w:color w:val="auto"/>
                                            </w:rPr>
                                          </w:pPr>
                                          <w:r>
                                            <w:rPr>
                                              <w:color w:val="auto"/>
                                              <w:lang w:val="en-US"/>
                                            </w:rPr>
                                            <w:t>May 1,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F4B5C4" id="_x0000_t202" coordsize="21600,21600" o:spt="202" path="m,l,21600r21600,l21600,xe">
                          <v:stroke joinstyle="miter"/>
                          <v:path gradientshapeok="t" o:connecttype="rect"/>
                        </v:shapetype>
                        <v:shape id="Text Box 9" o:spid="_x0000_s1026" type="#_x0000_t202" style="position:absolute;left:0;text-align:left;margin-left:31.75pt;margin-top:13.9pt;width:516pt;height:43.9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" filled="f" stroked="f" strokeweight=".5pt">
                          <v:textbox style="mso-fit-shape-to-text:t" inset="0,0,0,0">
                            <w:txbxContent>
                              <w:sdt>
                                <w:sdtPr>
                                  <w:rPr>
                                    <w:color w:val="auto"/>
                                  </w:rPr>
                                  <w:alias w:val="Date"/>
                                  <w:tag w:val=""/>
                                  <w:id w:val="1172997336"/>
                                  <w:dataBinding w:prefixMappings="xmlns:ns0='http://schemas.microsoft.com/office/2006/coverPageProps' " w:xpath="/ns0:CoverPageProperties[1]/ns0:PublishDate[1]" w:storeItemID="{55AF091B-3C7A-41E3-B477-F2FDAA23CFDA}"/>
                                  <w:date w:fullDate="2018-05-01T00:00:00Z">
                                    <w:dateFormat w:val="MMMM d, yyyy"/>
                                    <w:lid w:val="en-US"/>
                                    <w:storeMappedDataAs w:val="dateTime"/>
                                    <w:calendar w:val="gregorian"/>
                                  </w:date>
                                </w:sdtPr>
                                <w:sdtEndPr/>
                                <w:sdtContent>
                                  <w:p w14:paraId="41AC6948" w14:textId="70399587" w:rsidR="00EA3EBB" w:rsidRPr="004A0AF6" w:rsidRDefault="00EA3EBB" w:rsidP="00D91F86">
                                    <w:pPr>
                                      <w:pStyle w:val="TitlePage-"/>
                                      <w:rPr>
                                        <w:color w:val="auto"/>
                                      </w:rPr>
                                    </w:pPr>
                                    <w:r>
                                      <w:rPr>
                                        <w:color w:val="auto"/>
                                        <w:lang w:val="en-US"/>
                                      </w:rPr>
                                      <w:t>May 1, 2018</w:t>
                                    </w:r>
                                  </w:p>
                                </w:sdtContent>
                              </w:sdt>
                            </w:txbxContent>
                          </v:textbox>
                          <w10:wrap anchorx="margin" anchory="page"/>
                        </v:shape>
                      </w:pict>
                    </mc:Fallback>
                  </mc:AlternateContent>
                </w:r>
              </w:p>
            </w:tc>
          </w:tr>
        </w:tbl>
        <w:p w14:paraId="5E748BF1" w14:textId="295A447F" w:rsidR="00505D5D" w:rsidRDefault="00AE1169" w:rsidP="00FD2EEB">
          <w:pPr>
            <w:pStyle w:val="NoSpacing"/>
            <w:spacing w:before="1540" w:after="240"/>
            <w:jc w:val="center"/>
          </w:pPr>
          <w:r w:rsidRPr="00EC7694">
            <w:rPr>
              <w:noProof/>
              <w:lang w:val="en-IN" w:eastAsia="en-IN"/>
            </w:rPr>
            <w:drawing>
              <wp:anchor distT="0" distB="0" distL="114300" distR="114300" simplePos="0" relativeHeight="251658240" behindDoc="1" locked="0" layoutInCell="1" allowOverlap="1" wp14:anchorId="4749F48A" wp14:editId="5FCB7CF2">
                <wp:simplePos x="0" y="0"/>
                <wp:positionH relativeFrom="column">
                  <wp:posOffset>1551444</wp:posOffset>
                </wp:positionH>
                <wp:positionV relativeFrom="paragraph">
                  <wp:posOffset>-993404</wp:posOffset>
                </wp:positionV>
                <wp:extent cx="3276600" cy="1343025"/>
                <wp:effectExtent l="0" t="0" r="0" b="9525"/>
                <wp:wrapNone/>
                <wp:docPr id="2" name="Picture 2"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eEngineer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66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7836BA" w14:textId="77777777" w:rsidR="00AE1169" w:rsidRDefault="008E18CA">
          <w:pPr>
            <w:jc w:val="left"/>
          </w:pPr>
        </w:p>
      </w:sdtContent>
    </w:sdt>
    <w:p w14:paraId="3FD8316C" w14:textId="77777777" w:rsidR="00982536" w:rsidRDefault="00C33AB0" w:rsidP="009D34BE">
      <w:pPr>
        <w:pStyle w:val="PlainText"/>
      </w:pPr>
      <w:r>
        <w:tab/>
      </w:r>
    </w:p>
    <w:tbl>
      <w:tblPr>
        <w:tblpPr w:leftFromText="181" w:rightFromText="181" w:vertAnchor="text" w:horzAnchor="margin" w:tblpY="126"/>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000" w:firstRow="0" w:lastRow="0" w:firstColumn="0" w:lastColumn="0" w:noHBand="0" w:noVBand="0"/>
      </w:tblPr>
      <w:tblGrid>
        <w:gridCol w:w="624"/>
        <w:gridCol w:w="4681"/>
        <w:gridCol w:w="1340"/>
        <w:gridCol w:w="974"/>
        <w:gridCol w:w="974"/>
        <w:gridCol w:w="978"/>
      </w:tblGrid>
      <w:tr w:rsidR="00B365BD" w14:paraId="371D4802" w14:textId="77777777" w:rsidTr="00D8002E">
        <w:trPr>
          <w:trHeight w:hRule="exact" w:val="352"/>
        </w:trPr>
        <w:tc>
          <w:tcPr>
            <w:tcW w:w="624" w:type="dxa"/>
            <w:vAlign w:val="center"/>
          </w:tcPr>
          <w:p w14:paraId="63ECCA62" w14:textId="77777777" w:rsidR="00B365BD" w:rsidRPr="00F4252C" w:rsidRDefault="00B365BD" w:rsidP="00B365BD">
            <w:pPr>
              <w:pStyle w:val="TitlePage-TableHeader"/>
              <w:framePr w:hSpace="0" w:wrap="auto" w:vAnchor="margin" w:hAnchor="text" w:xAlign="left" w:yAlign="inline"/>
              <w:suppressOverlap w:val="0"/>
              <w:jc w:val="center"/>
            </w:pPr>
            <w:r w:rsidRPr="00F4252C">
              <w:lastRenderedPageBreak/>
              <w:t>Rev</w:t>
            </w:r>
          </w:p>
        </w:tc>
        <w:tc>
          <w:tcPr>
            <w:tcW w:w="4681" w:type="dxa"/>
            <w:vAlign w:val="center"/>
          </w:tcPr>
          <w:p w14:paraId="0E1CFCC1" w14:textId="77777777" w:rsidR="00B365BD" w:rsidRPr="00F4252C" w:rsidRDefault="00B365BD" w:rsidP="00B365BD">
            <w:pPr>
              <w:pStyle w:val="TitlePage-TableHeader"/>
              <w:framePr w:hSpace="0" w:wrap="auto" w:vAnchor="margin" w:hAnchor="text" w:xAlign="left" w:yAlign="inline"/>
              <w:suppressOverlap w:val="0"/>
            </w:pPr>
            <w:r w:rsidRPr="00F4252C">
              <w:t>Description</w:t>
            </w:r>
          </w:p>
        </w:tc>
        <w:tc>
          <w:tcPr>
            <w:tcW w:w="1340" w:type="dxa"/>
            <w:vAlign w:val="center"/>
          </w:tcPr>
          <w:p w14:paraId="091921DA" w14:textId="77777777" w:rsidR="00B365BD" w:rsidRPr="00F4252C" w:rsidRDefault="00B365BD" w:rsidP="00B365BD">
            <w:pPr>
              <w:pStyle w:val="TitlePage-TableHeader"/>
              <w:framePr w:hSpace="0" w:wrap="auto" w:vAnchor="margin" w:hAnchor="text" w:xAlign="left" w:yAlign="inline"/>
              <w:suppressOverlap w:val="0"/>
              <w:jc w:val="center"/>
            </w:pPr>
            <w:r w:rsidRPr="00F4252C">
              <w:t>Date</w:t>
            </w:r>
          </w:p>
        </w:tc>
        <w:tc>
          <w:tcPr>
            <w:tcW w:w="974" w:type="dxa"/>
            <w:vAlign w:val="center"/>
          </w:tcPr>
          <w:p w14:paraId="24346257" w14:textId="77777777" w:rsidR="00B365BD" w:rsidRPr="00F4252C" w:rsidRDefault="00B365BD" w:rsidP="00B365BD">
            <w:pPr>
              <w:pStyle w:val="TitlePage-TableHeader"/>
              <w:framePr w:hSpace="0" w:wrap="auto" w:vAnchor="margin" w:hAnchor="text" w:xAlign="left" w:yAlign="inline"/>
              <w:suppressOverlap w:val="0"/>
              <w:jc w:val="center"/>
            </w:pPr>
            <w:r w:rsidRPr="00F4252C">
              <w:t>Prep</w:t>
            </w:r>
          </w:p>
        </w:tc>
        <w:tc>
          <w:tcPr>
            <w:tcW w:w="974" w:type="dxa"/>
            <w:vAlign w:val="center"/>
          </w:tcPr>
          <w:p w14:paraId="08AD7BA6" w14:textId="77777777" w:rsidR="00B365BD" w:rsidRPr="00F4252C" w:rsidRDefault="00B365BD" w:rsidP="00B365BD">
            <w:pPr>
              <w:pStyle w:val="TitlePage-TableHeader"/>
              <w:framePr w:hSpace="0" w:wrap="auto" w:vAnchor="margin" w:hAnchor="text" w:xAlign="left" w:yAlign="inline"/>
              <w:suppressOverlap w:val="0"/>
              <w:jc w:val="center"/>
            </w:pPr>
            <w:r w:rsidRPr="00F4252C">
              <w:t>Chk'd</w:t>
            </w:r>
          </w:p>
        </w:tc>
        <w:tc>
          <w:tcPr>
            <w:tcW w:w="978" w:type="dxa"/>
            <w:vAlign w:val="center"/>
          </w:tcPr>
          <w:p w14:paraId="026D5332" w14:textId="77777777" w:rsidR="00B365BD" w:rsidRPr="00F4252C" w:rsidRDefault="00B365BD" w:rsidP="00B365BD">
            <w:pPr>
              <w:pStyle w:val="TitlePage-TableHeader"/>
              <w:framePr w:hSpace="0" w:wrap="auto" w:vAnchor="margin" w:hAnchor="text" w:xAlign="left" w:yAlign="inline"/>
              <w:suppressOverlap w:val="0"/>
              <w:jc w:val="center"/>
            </w:pPr>
            <w:r w:rsidRPr="00F4252C">
              <w:t>Apprv'd</w:t>
            </w:r>
          </w:p>
        </w:tc>
      </w:tr>
      <w:tr w:rsidR="00147A6A" w14:paraId="4F4B5526" w14:textId="77777777" w:rsidTr="00D8002E">
        <w:trPr>
          <w:trHeight w:hRule="exact" w:val="352"/>
        </w:trPr>
        <w:tc>
          <w:tcPr>
            <w:tcW w:w="624" w:type="dxa"/>
            <w:vAlign w:val="center"/>
          </w:tcPr>
          <w:p w14:paraId="796039F6" w14:textId="7FCF3EBA" w:rsidR="00147A6A" w:rsidRDefault="00147A6A" w:rsidP="00147A6A">
            <w:pPr>
              <w:pStyle w:val="TitlePage-TableContent"/>
              <w:framePr w:hSpace="0" w:wrap="auto" w:vAnchor="margin" w:hAnchor="text" w:xAlign="left" w:yAlign="inline"/>
              <w:suppressOverlap w:val="0"/>
            </w:pPr>
            <w:r>
              <w:t>01</w:t>
            </w:r>
          </w:p>
        </w:tc>
        <w:tc>
          <w:tcPr>
            <w:tcW w:w="4681" w:type="dxa"/>
            <w:vAlign w:val="center"/>
          </w:tcPr>
          <w:p w14:paraId="7B9C7CE9" w14:textId="01661928" w:rsidR="00147A6A" w:rsidRDefault="004B07C9" w:rsidP="00147A6A">
            <w:pPr>
              <w:pStyle w:val="TitlePage-TableContent"/>
              <w:framePr w:hSpace="0" w:wrap="auto" w:vAnchor="margin" w:hAnchor="text" w:xAlign="left" w:yAlign="inline"/>
              <w:suppressOverlap w:val="0"/>
              <w:jc w:val="left"/>
            </w:pPr>
            <w:r>
              <w:t>New Document</w:t>
            </w:r>
          </w:p>
        </w:tc>
        <w:tc>
          <w:tcPr>
            <w:tcW w:w="1340" w:type="dxa"/>
            <w:vAlign w:val="center"/>
          </w:tcPr>
          <w:p w14:paraId="3D71023D" w14:textId="2977E6F3" w:rsidR="00147A6A" w:rsidRDefault="00147A6A" w:rsidP="00334943">
            <w:pPr>
              <w:pStyle w:val="TitlePage-TableContent"/>
              <w:framePr w:hSpace="0" w:wrap="auto" w:vAnchor="margin" w:hAnchor="text" w:xAlign="left" w:yAlign="inline"/>
              <w:suppressOverlap w:val="0"/>
            </w:pPr>
          </w:p>
        </w:tc>
        <w:tc>
          <w:tcPr>
            <w:tcW w:w="974" w:type="dxa"/>
            <w:vAlign w:val="center"/>
          </w:tcPr>
          <w:p w14:paraId="336FA0EC" w14:textId="35CD8BC5" w:rsidR="00147A6A" w:rsidRDefault="00147A6A" w:rsidP="00147A6A">
            <w:pPr>
              <w:pStyle w:val="TitlePage-TableContent"/>
              <w:framePr w:hSpace="0" w:wrap="auto" w:vAnchor="margin" w:hAnchor="text" w:xAlign="left" w:yAlign="inline"/>
              <w:suppressOverlap w:val="0"/>
            </w:pPr>
          </w:p>
        </w:tc>
        <w:tc>
          <w:tcPr>
            <w:tcW w:w="974" w:type="dxa"/>
            <w:vAlign w:val="center"/>
          </w:tcPr>
          <w:p w14:paraId="5C7D5181" w14:textId="7CB4624B" w:rsidR="00147A6A" w:rsidRDefault="00147A6A" w:rsidP="00147A6A">
            <w:pPr>
              <w:pStyle w:val="TitlePage-TableContent"/>
              <w:framePr w:hSpace="0" w:wrap="auto" w:vAnchor="margin" w:hAnchor="text" w:xAlign="left" w:yAlign="inline"/>
              <w:suppressOverlap w:val="0"/>
            </w:pPr>
          </w:p>
        </w:tc>
        <w:tc>
          <w:tcPr>
            <w:tcW w:w="978" w:type="dxa"/>
            <w:vAlign w:val="center"/>
          </w:tcPr>
          <w:p w14:paraId="4EAC9E8D" w14:textId="2F2BC012" w:rsidR="00147A6A" w:rsidRDefault="00147A6A" w:rsidP="00147A6A">
            <w:pPr>
              <w:pStyle w:val="TitlePage-TableContent"/>
              <w:framePr w:hSpace="0" w:wrap="auto" w:vAnchor="margin" w:hAnchor="text" w:xAlign="left" w:yAlign="inline"/>
              <w:suppressOverlap w:val="0"/>
            </w:pPr>
          </w:p>
        </w:tc>
      </w:tr>
      <w:tr w:rsidR="00406700" w14:paraId="538F84F0" w14:textId="77777777" w:rsidTr="00D8002E">
        <w:trPr>
          <w:trHeight w:hRule="exact" w:val="352"/>
        </w:trPr>
        <w:tc>
          <w:tcPr>
            <w:tcW w:w="624" w:type="dxa"/>
            <w:vAlign w:val="center"/>
          </w:tcPr>
          <w:p w14:paraId="0A6004D4" w14:textId="5CD4B8F4" w:rsidR="00406700" w:rsidRDefault="00406700" w:rsidP="00406700">
            <w:pPr>
              <w:pStyle w:val="TitlePage-TableContent"/>
              <w:framePr w:hSpace="0" w:wrap="auto" w:vAnchor="margin" w:hAnchor="text" w:xAlign="left" w:yAlign="inline"/>
              <w:suppressOverlap w:val="0"/>
            </w:pPr>
          </w:p>
        </w:tc>
        <w:tc>
          <w:tcPr>
            <w:tcW w:w="4681" w:type="dxa"/>
            <w:vAlign w:val="center"/>
          </w:tcPr>
          <w:p w14:paraId="20A5E4DA" w14:textId="5BF18DAB" w:rsidR="00406700" w:rsidRDefault="00406700" w:rsidP="00406700">
            <w:pPr>
              <w:pStyle w:val="TitlePage-TableContent"/>
              <w:framePr w:hSpace="0" w:wrap="auto" w:vAnchor="margin" w:hAnchor="text" w:xAlign="left" w:yAlign="inline"/>
              <w:suppressOverlap w:val="0"/>
              <w:jc w:val="left"/>
            </w:pPr>
          </w:p>
        </w:tc>
        <w:tc>
          <w:tcPr>
            <w:tcW w:w="1340" w:type="dxa"/>
            <w:vAlign w:val="center"/>
          </w:tcPr>
          <w:p w14:paraId="17493CA4" w14:textId="4968FE53" w:rsidR="00406700" w:rsidRDefault="00406700" w:rsidP="00406700">
            <w:pPr>
              <w:pStyle w:val="TitlePage-TableContent"/>
              <w:framePr w:hSpace="0" w:wrap="auto" w:vAnchor="margin" w:hAnchor="text" w:xAlign="left" w:yAlign="inline"/>
              <w:suppressOverlap w:val="0"/>
            </w:pPr>
          </w:p>
        </w:tc>
        <w:tc>
          <w:tcPr>
            <w:tcW w:w="974" w:type="dxa"/>
            <w:vAlign w:val="center"/>
          </w:tcPr>
          <w:p w14:paraId="6FA810F4" w14:textId="65715F7C" w:rsidR="00406700" w:rsidRDefault="00406700" w:rsidP="00406700">
            <w:pPr>
              <w:pStyle w:val="TitlePage-TableContent"/>
              <w:framePr w:hSpace="0" w:wrap="auto" w:vAnchor="margin" w:hAnchor="text" w:xAlign="left" w:yAlign="inline"/>
              <w:suppressOverlap w:val="0"/>
            </w:pPr>
          </w:p>
        </w:tc>
        <w:tc>
          <w:tcPr>
            <w:tcW w:w="974" w:type="dxa"/>
            <w:vAlign w:val="center"/>
          </w:tcPr>
          <w:p w14:paraId="1D9F5562" w14:textId="34A628A0" w:rsidR="00406700" w:rsidRDefault="00406700" w:rsidP="00406700">
            <w:pPr>
              <w:pStyle w:val="TitlePage-TableContent"/>
              <w:framePr w:hSpace="0" w:wrap="auto" w:vAnchor="margin" w:hAnchor="text" w:xAlign="left" w:yAlign="inline"/>
              <w:suppressOverlap w:val="0"/>
            </w:pPr>
          </w:p>
        </w:tc>
        <w:tc>
          <w:tcPr>
            <w:tcW w:w="978" w:type="dxa"/>
            <w:vAlign w:val="center"/>
          </w:tcPr>
          <w:p w14:paraId="049B4415" w14:textId="5CB56CA1" w:rsidR="00406700" w:rsidRDefault="00406700" w:rsidP="00406700">
            <w:pPr>
              <w:pStyle w:val="TitlePage-TableContent"/>
              <w:framePr w:hSpace="0" w:wrap="auto" w:vAnchor="margin" w:hAnchor="text" w:xAlign="left" w:yAlign="inline"/>
              <w:suppressOverlap w:val="0"/>
            </w:pPr>
          </w:p>
        </w:tc>
      </w:tr>
      <w:tr w:rsidR="00C03338" w14:paraId="02C1A20B" w14:textId="77777777" w:rsidTr="00D8002E">
        <w:trPr>
          <w:trHeight w:hRule="exact" w:val="352"/>
        </w:trPr>
        <w:tc>
          <w:tcPr>
            <w:tcW w:w="624" w:type="dxa"/>
            <w:vAlign w:val="center"/>
          </w:tcPr>
          <w:p w14:paraId="46B2757F" w14:textId="23CC7572" w:rsidR="00C03338" w:rsidRDefault="00C03338" w:rsidP="00C03338">
            <w:pPr>
              <w:pStyle w:val="TitlePage-TableContent"/>
              <w:framePr w:hSpace="0" w:wrap="auto" w:vAnchor="margin" w:hAnchor="text" w:xAlign="left" w:yAlign="inline"/>
              <w:suppressOverlap w:val="0"/>
            </w:pPr>
          </w:p>
        </w:tc>
        <w:tc>
          <w:tcPr>
            <w:tcW w:w="4681" w:type="dxa"/>
            <w:vAlign w:val="center"/>
          </w:tcPr>
          <w:p w14:paraId="47527183" w14:textId="3118E9C2" w:rsidR="00C03338" w:rsidRDefault="00C03338" w:rsidP="00C03338">
            <w:pPr>
              <w:pStyle w:val="TitlePage-TableContent"/>
              <w:framePr w:hSpace="0" w:wrap="auto" w:vAnchor="margin" w:hAnchor="text" w:xAlign="left" w:yAlign="inline"/>
              <w:suppressOverlap w:val="0"/>
              <w:jc w:val="left"/>
            </w:pPr>
          </w:p>
        </w:tc>
        <w:tc>
          <w:tcPr>
            <w:tcW w:w="1340" w:type="dxa"/>
            <w:vAlign w:val="center"/>
          </w:tcPr>
          <w:p w14:paraId="40D98967" w14:textId="11BD9564" w:rsidR="00C03338" w:rsidRDefault="00C03338" w:rsidP="00C03338">
            <w:pPr>
              <w:pStyle w:val="TitlePage-TableContent"/>
              <w:framePr w:hSpace="0" w:wrap="auto" w:vAnchor="margin" w:hAnchor="text" w:xAlign="left" w:yAlign="inline"/>
              <w:suppressOverlap w:val="0"/>
            </w:pPr>
          </w:p>
        </w:tc>
        <w:tc>
          <w:tcPr>
            <w:tcW w:w="974" w:type="dxa"/>
            <w:vAlign w:val="center"/>
          </w:tcPr>
          <w:p w14:paraId="747913F3" w14:textId="19815599" w:rsidR="00C03338" w:rsidRDefault="00C03338" w:rsidP="00C03338">
            <w:pPr>
              <w:pStyle w:val="TitlePage-TableContent"/>
              <w:framePr w:hSpace="0" w:wrap="auto" w:vAnchor="margin" w:hAnchor="text" w:xAlign="left" w:yAlign="inline"/>
              <w:suppressOverlap w:val="0"/>
            </w:pPr>
          </w:p>
        </w:tc>
        <w:tc>
          <w:tcPr>
            <w:tcW w:w="974" w:type="dxa"/>
            <w:vAlign w:val="center"/>
          </w:tcPr>
          <w:p w14:paraId="63FF41D1" w14:textId="5511734E" w:rsidR="00C03338" w:rsidRDefault="00C03338" w:rsidP="00C03338">
            <w:pPr>
              <w:pStyle w:val="TitlePage-TableContent"/>
              <w:framePr w:hSpace="0" w:wrap="auto" w:vAnchor="margin" w:hAnchor="text" w:xAlign="left" w:yAlign="inline"/>
              <w:suppressOverlap w:val="0"/>
            </w:pPr>
          </w:p>
        </w:tc>
        <w:tc>
          <w:tcPr>
            <w:tcW w:w="978" w:type="dxa"/>
            <w:vAlign w:val="center"/>
          </w:tcPr>
          <w:p w14:paraId="528CE889" w14:textId="08FFB6B8" w:rsidR="00C03338" w:rsidRDefault="00C03338" w:rsidP="00C03338">
            <w:pPr>
              <w:pStyle w:val="TitlePage-TableContent"/>
              <w:framePr w:hSpace="0" w:wrap="auto" w:vAnchor="margin" w:hAnchor="text" w:xAlign="left" w:yAlign="inline"/>
              <w:suppressOverlap w:val="0"/>
            </w:pPr>
          </w:p>
        </w:tc>
      </w:tr>
    </w:tbl>
    <w:p w14:paraId="0C05BAAD" w14:textId="77777777" w:rsidR="0017008F" w:rsidRDefault="0017008F" w:rsidP="00C96FDB"/>
    <w:p w14:paraId="5614B0EB" w14:textId="77777777" w:rsidR="00A606D9" w:rsidRDefault="00A606D9" w:rsidP="00C96FDB"/>
    <w:p w14:paraId="457340A7" w14:textId="77777777" w:rsidR="0034026E" w:rsidRDefault="0034026E" w:rsidP="00C96FDB"/>
    <w:p w14:paraId="1176B229" w14:textId="27600450" w:rsidR="00A606D9" w:rsidRPr="003F49D1" w:rsidRDefault="00A606D9" w:rsidP="003F49D1">
      <w:pPr>
        <w:pStyle w:val="ContentsPageHeader"/>
        <w:jc w:val="left"/>
        <w:rPr>
          <w:caps/>
        </w:rPr>
      </w:pPr>
      <w:r w:rsidRPr="003F49D1">
        <w:rPr>
          <w:caps/>
        </w:rPr>
        <w:t>Revision History</w:t>
      </w:r>
    </w:p>
    <w:tbl>
      <w:tblPr>
        <w:tblpPr w:leftFromText="181" w:rightFromText="181" w:vertAnchor="text" w:horzAnchor="margin" w:tblpY="126"/>
        <w:tblOverlap w:val="never"/>
        <w:tblW w:w="9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3" w:type="dxa"/>
          <w:right w:w="73" w:type="dxa"/>
        </w:tblCellMar>
        <w:tblLook w:val="04A0" w:firstRow="1" w:lastRow="0" w:firstColumn="1" w:lastColumn="0" w:noHBand="0" w:noVBand="1"/>
      </w:tblPr>
      <w:tblGrid>
        <w:gridCol w:w="626"/>
        <w:gridCol w:w="7019"/>
        <w:gridCol w:w="1080"/>
        <w:gridCol w:w="1011"/>
      </w:tblGrid>
      <w:tr w:rsidR="00C83782" w:rsidRPr="00321B9D" w14:paraId="4E07A246"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hideMark/>
          </w:tcPr>
          <w:p w14:paraId="119D7D81" w14:textId="77777777"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Rev</w:t>
            </w:r>
          </w:p>
        </w:tc>
        <w:tc>
          <w:tcPr>
            <w:tcW w:w="7019" w:type="dxa"/>
            <w:tcBorders>
              <w:top w:val="single" w:sz="4" w:space="0" w:color="auto"/>
              <w:left w:val="single" w:sz="4" w:space="0" w:color="auto"/>
              <w:bottom w:val="single" w:sz="4" w:space="0" w:color="auto"/>
              <w:right w:val="single" w:sz="4" w:space="0" w:color="auto"/>
            </w:tcBorders>
            <w:vAlign w:val="center"/>
            <w:hideMark/>
          </w:tcPr>
          <w:p w14:paraId="61E47097" w14:textId="77777777" w:rsidR="00C83782" w:rsidRPr="00321B9D" w:rsidRDefault="00C83782">
            <w:pPr>
              <w:pStyle w:val="TitlePage-TableHeader"/>
              <w:framePr w:hSpace="0" w:wrap="auto" w:vAnchor="margin" w:hAnchor="text" w:xAlign="left" w:yAlign="inline"/>
              <w:suppressOverlap w:val="0"/>
              <w:rPr>
                <w:sz w:val="22"/>
                <w:szCs w:val="22"/>
                <w:lang w:eastAsia="en-IN"/>
              </w:rPr>
            </w:pPr>
            <w:r w:rsidRPr="00321B9D">
              <w:rPr>
                <w:sz w:val="22"/>
                <w:szCs w:val="22"/>
                <w:lang w:eastAsia="en-IN"/>
              </w:rPr>
              <w:t xml:space="preserve">Description </w:t>
            </w:r>
          </w:p>
        </w:tc>
        <w:tc>
          <w:tcPr>
            <w:tcW w:w="1080" w:type="dxa"/>
            <w:tcBorders>
              <w:top w:val="single" w:sz="4" w:space="0" w:color="auto"/>
              <w:left w:val="single" w:sz="4" w:space="0" w:color="auto"/>
              <w:bottom w:val="single" w:sz="4" w:space="0" w:color="auto"/>
              <w:right w:val="single" w:sz="4" w:space="0" w:color="auto"/>
            </w:tcBorders>
          </w:tcPr>
          <w:p w14:paraId="6C9D20F3" w14:textId="114948AE"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Section</w:t>
            </w:r>
          </w:p>
        </w:tc>
        <w:tc>
          <w:tcPr>
            <w:tcW w:w="1011" w:type="dxa"/>
            <w:tcBorders>
              <w:top w:val="single" w:sz="4" w:space="0" w:color="auto"/>
              <w:left w:val="single" w:sz="4" w:space="0" w:color="auto"/>
              <w:bottom w:val="single" w:sz="4" w:space="0" w:color="auto"/>
              <w:right w:val="single" w:sz="4" w:space="0" w:color="auto"/>
            </w:tcBorders>
            <w:hideMark/>
          </w:tcPr>
          <w:p w14:paraId="13C02993" w14:textId="5CA2CCF1" w:rsidR="00C83782" w:rsidRPr="00321B9D" w:rsidRDefault="00C83782">
            <w:pPr>
              <w:pStyle w:val="TitlePage-TableHeader"/>
              <w:framePr w:hSpace="0" w:wrap="auto" w:vAnchor="margin" w:hAnchor="text" w:xAlign="left" w:yAlign="inline"/>
              <w:suppressOverlap w:val="0"/>
              <w:jc w:val="center"/>
              <w:rPr>
                <w:sz w:val="22"/>
                <w:szCs w:val="22"/>
                <w:lang w:eastAsia="en-IN"/>
              </w:rPr>
            </w:pPr>
            <w:r w:rsidRPr="00321B9D">
              <w:rPr>
                <w:sz w:val="22"/>
                <w:szCs w:val="22"/>
                <w:lang w:eastAsia="en-IN"/>
              </w:rPr>
              <w:t>Pages</w:t>
            </w:r>
          </w:p>
        </w:tc>
      </w:tr>
      <w:tr w:rsidR="00C83782" w:rsidRPr="00321B9D" w14:paraId="3E9C4833"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5E94846" w14:textId="684E1FC2"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01</w:t>
            </w:r>
          </w:p>
        </w:tc>
        <w:tc>
          <w:tcPr>
            <w:tcW w:w="7019" w:type="dxa"/>
            <w:tcBorders>
              <w:top w:val="single" w:sz="4" w:space="0" w:color="auto"/>
              <w:left w:val="single" w:sz="4" w:space="0" w:color="auto"/>
              <w:bottom w:val="single" w:sz="4" w:space="0" w:color="auto"/>
              <w:right w:val="single" w:sz="4" w:space="0" w:color="auto"/>
            </w:tcBorders>
            <w:vAlign w:val="center"/>
          </w:tcPr>
          <w:p w14:paraId="31866E09" w14:textId="678651B9"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r w:rsidRPr="00321B9D">
              <w:rPr>
                <w:sz w:val="22"/>
                <w:szCs w:val="22"/>
                <w:lang w:eastAsia="en-IN"/>
              </w:rPr>
              <w:t>New document</w:t>
            </w:r>
          </w:p>
        </w:tc>
        <w:tc>
          <w:tcPr>
            <w:tcW w:w="1080" w:type="dxa"/>
            <w:tcBorders>
              <w:top w:val="single" w:sz="4" w:space="0" w:color="auto"/>
              <w:left w:val="single" w:sz="4" w:space="0" w:color="auto"/>
              <w:bottom w:val="single" w:sz="4" w:space="0" w:color="auto"/>
              <w:right w:val="single" w:sz="4" w:space="0" w:color="auto"/>
            </w:tcBorders>
          </w:tcPr>
          <w:p w14:paraId="77DE78AC" w14:textId="67B82FFF"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c>
          <w:tcPr>
            <w:tcW w:w="1011" w:type="dxa"/>
            <w:tcBorders>
              <w:top w:val="single" w:sz="4" w:space="0" w:color="auto"/>
              <w:left w:val="single" w:sz="4" w:space="0" w:color="auto"/>
              <w:bottom w:val="single" w:sz="4" w:space="0" w:color="auto"/>
              <w:right w:val="single" w:sz="4" w:space="0" w:color="auto"/>
            </w:tcBorders>
          </w:tcPr>
          <w:p w14:paraId="0D38297D" w14:textId="6305FD97" w:rsidR="00C83782" w:rsidRPr="00321B9D" w:rsidRDefault="00C83782" w:rsidP="00C83782">
            <w:pPr>
              <w:pStyle w:val="TitlePage-TableContent"/>
              <w:framePr w:hSpace="0" w:wrap="auto" w:vAnchor="margin" w:hAnchor="text" w:xAlign="left" w:yAlign="inline"/>
              <w:suppressOverlap w:val="0"/>
              <w:rPr>
                <w:sz w:val="22"/>
                <w:szCs w:val="22"/>
                <w:lang w:eastAsia="en-IN"/>
              </w:rPr>
            </w:pPr>
            <w:r w:rsidRPr="00321B9D">
              <w:rPr>
                <w:sz w:val="22"/>
                <w:szCs w:val="22"/>
                <w:lang w:eastAsia="en-IN"/>
              </w:rPr>
              <w:t>-</w:t>
            </w:r>
          </w:p>
        </w:tc>
      </w:tr>
      <w:tr w:rsidR="00C83782" w:rsidRPr="00321B9D" w14:paraId="4F91E275"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0C8A9151" w14:textId="357F60FB"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3AF57A29" w14:textId="78537A15" w:rsidR="00C83782" w:rsidRPr="00321B9D" w:rsidRDefault="00C83782"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1BDD0F2B" w14:textId="15304854"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765C5766" w14:textId="74A9124F" w:rsidR="00C83782" w:rsidRPr="00321B9D" w:rsidRDefault="00C83782" w:rsidP="00C83782">
            <w:pPr>
              <w:pStyle w:val="TitlePage-TableContent"/>
              <w:framePr w:hSpace="0" w:wrap="auto" w:vAnchor="margin" w:hAnchor="text" w:xAlign="left" w:yAlign="inline"/>
              <w:suppressOverlap w:val="0"/>
              <w:rPr>
                <w:sz w:val="22"/>
                <w:szCs w:val="22"/>
                <w:lang w:eastAsia="en-IN"/>
              </w:rPr>
            </w:pPr>
          </w:p>
        </w:tc>
      </w:tr>
      <w:tr w:rsidR="00147A6A" w:rsidRPr="00321B9D" w14:paraId="11586534" w14:textId="77777777" w:rsidTr="00C83782">
        <w:trPr>
          <w:trHeight w:hRule="exact" w:val="277"/>
        </w:trPr>
        <w:tc>
          <w:tcPr>
            <w:tcW w:w="626" w:type="dxa"/>
            <w:tcBorders>
              <w:top w:val="single" w:sz="4" w:space="0" w:color="auto"/>
              <w:left w:val="single" w:sz="4" w:space="0" w:color="auto"/>
              <w:bottom w:val="single" w:sz="4" w:space="0" w:color="auto"/>
              <w:right w:val="single" w:sz="4" w:space="0" w:color="auto"/>
            </w:tcBorders>
            <w:vAlign w:val="center"/>
          </w:tcPr>
          <w:p w14:paraId="1149B58B" w14:textId="267940D9"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c>
          <w:tcPr>
            <w:tcW w:w="7019" w:type="dxa"/>
            <w:tcBorders>
              <w:top w:val="single" w:sz="4" w:space="0" w:color="auto"/>
              <w:left w:val="single" w:sz="4" w:space="0" w:color="auto"/>
              <w:bottom w:val="single" w:sz="4" w:space="0" w:color="auto"/>
              <w:right w:val="single" w:sz="4" w:space="0" w:color="auto"/>
            </w:tcBorders>
            <w:vAlign w:val="center"/>
          </w:tcPr>
          <w:p w14:paraId="53C6625F" w14:textId="216E7B34" w:rsidR="00147A6A" w:rsidRDefault="00147A6A" w:rsidP="00C83782">
            <w:pPr>
              <w:pStyle w:val="TitlePage-TableContent"/>
              <w:framePr w:hSpace="0" w:wrap="auto" w:vAnchor="margin" w:hAnchor="text" w:xAlign="left" w:yAlign="inline"/>
              <w:suppressOverlap w:val="0"/>
              <w:jc w:val="left"/>
              <w:rPr>
                <w:sz w:val="22"/>
                <w:szCs w:val="22"/>
                <w:lang w:eastAsia="en-IN"/>
              </w:rPr>
            </w:pPr>
          </w:p>
        </w:tc>
        <w:tc>
          <w:tcPr>
            <w:tcW w:w="1080" w:type="dxa"/>
            <w:tcBorders>
              <w:top w:val="single" w:sz="4" w:space="0" w:color="auto"/>
              <w:left w:val="single" w:sz="4" w:space="0" w:color="auto"/>
              <w:bottom w:val="single" w:sz="4" w:space="0" w:color="auto"/>
              <w:right w:val="single" w:sz="4" w:space="0" w:color="auto"/>
            </w:tcBorders>
          </w:tcPr>
          <w:p w14:paraId="7CB8BE49" w14:textId="2CFAFDC4" w:rsidR="00147A6A" w:rsidRPr="00321B9D" w:rsidRDefault="00147A6A" w:rsidP="00B14B40">
            <w:pPr>
              <w:pStyle w:val="TitlePage-TableContent"/>
              <w:framePr w:hSpace="0" w:wrap="auto" w:vAnchor="margin" w:hAnchor="text" w:xAlign="left" w:yAlign="inline"/>
              <w:numPr>
                <w:ilvl w:val="0"/>
                <w:numId w:val="18"/>
              </w:numPr>
              <w:suppressOverlap w:val="0"/>
              <w:rPr>
                <w:sz w:val="22"/>
                <w:szCs w:val="22"/>
                <w:lang w:eastAsia="en-IN"/>
              </w:rPr>
            </w:pPr>
          </w:p>
        </w:tc>
        <w:tc>
          <w:tcPr>
            <w:tcW w:w="1011" w:type="dxa"/>
            <w:tcBorders>
              <w:top w:val="single" w:sz="4" w:space="0" w:color="auto"/>
              <w:left w:val="single" w:sz="4" w:space="0" w:color="auto"/>
              <w:bottom w:val="single" w:sz="4" w:space="0" w:color="auto"/>
              <w:right w:val="single" w:sz="4" w:space="0" w:color="auto"/>
            </w:tcBorders>
          </w:tcPr>
          <w:p w14:paraId="5668E650" w14:textId="72B83FA4" w:rsidR="00147A6A" w:rsidRPr="00321B9D" w:rsidRDefault="00147A6A" w:rsidP="00C83782">
            <w:pPr>
              <w:pStyle w:val="TitlePage-TableContent"/>
              <w:framePr w:hSpace="0" w:wrap="auto" w:vAnchor="margin" w:hAnchor="text" w:xAlign="left" w:yAlign="inline"/>
              <w:suppressOverlap w:val="0"/>
              <w:rPr>
                <w:sz w:val="22"/>
                <w:szCs w:val="22"/>
                <w:lang w:eastAsia="en-IN"/>
              </w:rPr>
            </w:pPr>
          </w:p>
        </w:tc>
      </w:tr>
    </w:tbl>
    <w:p w14:paraId="1BA2370A" w14:textId="77777777" w:rsidR="00010B69" w:rsidRDefault="00010B69" w:rsidP="00654BB9"/>
    <w:p w14:paraId="39264CFB" w14:textId="77777777" w:rsidR="00EF3295" w:rsidRPr="00EF3295" w:rsidRDefault="00982536" w:rsidP="003865CD">
      <w:pPr>
        <w:pStyle w:val="ContentsPageHeader"/>
      </w:pPr>
      <w:r w:rsidRPr="00A50DBC">
        <w:t>CONTENTS</w:t>
      </w:r>
    </w:p>
    <w:p w14:paraId="5D273A1C" w14:textId="77777777" w:rsidR="0093480C" w:rsidRDefault="00A11424">
      <w:pPr>
        <w:pStyle w:val="TOC1"/>
        <w:rPr>
          <w:rFonts w:asciiTheme="minorHAnsi" w:eastAsiaTheme="minorEastAsia" w:hAnsiTheme="minorHAnsi" w:cstheme="minorBidi"/>
          <w:b w:val="0"/>
          <w:caps w:val="0"/>
          <w:color w:val="auto"/>
          <w:sz w:val="22"/>
          <w:lang w:val="en-IN" w:eastAsia="en-IN"/>
        </w:rPr>
      </w:pPr>
      <w:r>
        <w:rPr>
          <w:b w:val="0"/>
          <w:caps w:val="0"/>
        </w:rPr>
        <w:fldChar w:fldCharType="begin"/>
      </w:r>
      <w:r>
        <w:rPr>
          <w:b w:val="0"/>
          <w:caps w:val="0"/>
        </w:rPr>
        <w:instrText xml:space="preserve"> TOC \o "1-3" \h \z \t "Heading 7,1,Heading 8,2,Heading 9,3" </w:instrText>
      </w:r>
      <w:r>
        <w:rPr>
          <w:b w:val="0"/>
          <w:caps w:val="0"/>
        </w:rPr>
        <w:fldChar w:fldCharType="separate"/>
      </w:r>
      <w:hyperlink w:anchor="_Toc524525594" w:history="1">
        <w:r w:rsidR="0093480C" w:rsidRPr="00EE62B2">
          <w:rPr>
            <w:rStyle w:val="Hyperlink"/>
          </w:rPr>
          <w:t>1</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INTRODUCTION</w:t>
        </w:r>
        <w:r w:rsidR="0093480C">
          <w:rPr>
            <w:webHidden/>
          </w:rPr>
          <w:tab/>
        </w:r>
        <w:r w:rsidR="0093480C">
          <w:rPr>
            <w:webHidden/>
          </w:rPr>
          <w:fldChar w:fldCharType="begin"/>
        </w:r>
        <w:r w:rsidR="0093480C">
          <w:rPr>
            <w:webHidden/>
          </w:rPr>
          <w:instrText xml:space="preserve"> PAGEREF _Toc524525594 \h </w:instrText>
        </w:r>
        <w:r w:rsidR="0093480C">
          <w:rPr>
            <w:webHidden/>
          </w:rPr>
        </w:r>
        <w:r w:rsidR="0093480C">
          <w:rPr>
            <w:webHidden/>
          </w:rPr>
          <w:fldChar w:fldCharType="separate"/>
        </w:r>
        <w:r w:rsidR="0093480C">
          <w:rPr>
            <w:webHidden/>
          </w:rPr>
          <w:t>3</w:t>
        </w:r>
        <w:r w:rsidR="0093480C">
          <w:rPr>
            <w:webHidden/>
          </w:rPr>
          <w:fldChar w:fldCharType="end"/>
        </w:r>
      </w:hyperlink>
    </w:p>
    <w:p w14:paraId="44ED3D8E"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595" w:history="1">
        <w:r w:rsidR="0093480C" w:rsidRPr="00EE62B2">
          <w:rPr>
            <w:rStyle w:val="Hyperlink"/>
          </w:rPr>
          <w:t>2</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THEORY</w:t>
        </w:r>
        <w:r w:rsidR="0093480C">
          <w:rPr>
            <w:webHidden/>
          </w:rPr>
          <w:tab/>
        </w:r>
        <w:r w:rsidR="0093480C">
          <w:rPr>
            <w:webHidden/>
          </w:rPr>
          <w:fldChar w:fldCharType="begin"/>
        </w:r>
        <w:r w:rsidR="0093480C">
          <w:rPr>
            <w:webHidden/>
          </w:rPr>
          <w:instrText xml:space="preserve"> PAGEREF _Toc524525595 \h </w:instrText>
        </w:r>
        <w:r w:rsidR="0093480C">
          <w:rPr>
            <w:webHidden/>
          </w:rPr>
        </w:r>
        <w:r w:rsidR="0093480C">
          <w:rPr>
            <w:webHidden/>
          </w:rPr>
          <w:fldChar w:fldCharType="separate"/>
        </w:r>
        <w:r w:rsidR="0093480C">
          <w:rPr>
            <w:webHidden/>
          </w:rPr>
          <w:t>4</w:t>
        </w:r>
        <w:r w:rsidR="0093480C">
          <w:rPr>
            <w:webHidden/>
          </w:rPr>
          <w:fldChar w:fldCharType="end"/>
        </w:r>
      </w:hyperlink>
    </w:p>
    <w:p w14:paraId="5C5F5450"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596" w:history="1">
        <w:r w:rsidR="0093480C" w:rsidRPr="00EE62B2">
          <w:rPr>
            <w:rStyle w:val="Hyperlink"/>
          </w:rPr>
          <w:t>3</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VM Stress (Riser Code, API-RP-2RD)</w:t>
        </w:r>
        <w:r w:rsidR="0093480C">
          <w:rPr>
            <w:webHidden/>
          </w:rPr>
          <w:tab/>
        </w:r>
        <w:r w:rsidR="0093480C">
          <w:rPr>
            <w:webHidden/>
          </w:rPr>
          <w:fldChar w:fldCharType="begin"/>
        </w:r>
        <w:r w:rsidR="0093480C">
          <w:rPr>
            <w:webHidden/>
          </w:rPr>
          <w:instrText xml:space="preserve"> PAGEREF _Toc524525596 \h </w:instrText>
        </w:r>
        <w:r w:rsidR="0093480C">
          <w:rPr>
            <w:webHidden/>
          </w:rPr>
        </w:r>
        <w:r w:rsidR="0093480C">
          <w:rPr>
            <w:webHidden/>
          </w:rPr>
          <w:fldChar w:fldCharType="separate"/>
        </w:r>
        <w:r w:rsidR="0093480C">
          <w:rPr>
            <w:webHidden/>
          </w:rPr>
          <w:t>4</w:t>
        </w:r>
        <w:r w:rsidR="0093480C">
          <w:rPr>
            <w:webHidden/>
          </w:rPr>
          <w:fldChar w:fldCharType="end"/>
        </w:r>
      </w:hyperlink>
    </w:p>
    <w:p w14:paraId="50327833" w14:textId="77777777" w:rsidR="0093480C" w:rsidRDefault="008E18CA">
      <w:pPr>
        <w:pStyle w:val="TOC3"/>
        <w:rPr>
          <w:rFonts w:asciiTheme="minorHAnsi" w:eastAsiaTheme="minorEastAsia" w:hAnsiTheme="minorHAnsi" w:cstheme="minorBidi"/>
          <w:color w:val="auto"/>
          <w:sz w:val="22"/>
          <w:lang w:val="en-IN" w:eastAsia="en-IN"/>
        </w:rPr>
      </w:pPr>
      <w:hyperlink w:anchor="_Toc524525597" w:history="1">
        <w:r w:rsidR="0093480C" w:rsidRPr="00EE62B2">
          <w:rPr>
            <w:rStyle w:val="Hyperlink"/>
          </w:rPr>
          <w:t>3.1.1</w:t>
        </w:r>
        <w:r w:rsidR="0093480C">
          <w:rPr>
            <w:rFonts w:asciiTheme="minorHAnsi" w:eastAsiaTheme="minorEastAsia" w:hAnsiTheme="minorHAnsi" w:cstheme="minorBidi"/>
            <w:color w:val="auto"/>
            <w:sz w:val="22"/>
            <w:lang w:val="en-IN" w:eastAsia="en-IN"/>
          </w:rPr>
          <w:tab/>
        </w:r>
        <w:r w:rsidR="0093480C" w:rsidRPr="00EE62B2">
          <w:rPr>
            <w:rStyle w:val="Hyperlink"/>
          </w:rPr>
          <w:t>Combined Stresses</w:t>
        </w:r>
        <w:r w:rsidR="0093480C">
          <w:rPr>
            <w:webHidden/>
          </w:rPr>
          <w:tab/>
        </w:r>
        <w:r w:rsidR="0093480C">
          <w:rPr>
            <w:webHidden/>
          </w:rPr>
          <w:fldChar w:fldCharType="begin"/>
        </w:r>
        <w:r w:rsidR="0093480C">
          <w:rPr>
            <w:webHidden/>
          </w:rPr>
          <w:instrText xml:space="preserve"> PAGEREF _Toc524525597 \h </w:instrText>
        </w:r>
        <w:r w:rsidR="0093480C">
          <w:rPr>
            <w:webHidden/>
          </w:rPr>
        </w:r>
        <w:r w:rsidR="0093480C">
          <w:rPr>
            <w:webHidden/>
          </w:rPr>
          <w:fldChar w:fldCharType="separate"/>
        </w:r>
        <w:r w:rsidR="0093480C">
          <w:rPr>
            <w:webHidden/>
          </w:rPr>
          <w:t>5</w:t>
        </w:r>
        <w:r w:rsidR="0093480C">
          <w:rPr>
            <w:webHidden/>
          </w:rPr>
          <w:fldChar w:fldCharType="end"/>
        </w:r>
      </w:hyperlink>
    </w:p>
    <w:p w14:paraId="3B3A0F06" w14:textId="77777777" w:rsidR="0093480C" w:rsidRDefault="008E18CA">
      <w:pPr>
        <w:pStyle w:val="TOC3"/>
        <w:rPr>
          <w:rFonts w:asciiTheme="minorHAnsi" w:eastAsiaTheme="minorEastAsia" w:hAnsiTheme="minorHAnsi" w:cstheme="minorBidi"/>
          <w:color w:val="auto"/>
          <w:sz w:val="22"/>
          <w:lang w:val="en-IN" w:eastAsia="en-IN"/>
        </w:rPr>
      </w:pPr>
      <w:hyperlink w:anchor="_Toc524525598" w:history="1">
        <w:r w:rsidR="0093480C" w:rsidRPr="00EE62B2">
          <w:rPr>
            <w:rStyle w:val="Hyperlink"/>
          </w:rPr>
          <w:t>3.1.2</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Stresses</w:t>
        </w:r>
        <w:r w:rsidR="0093480C">
          <w:rPr>
            <w:webHidden/>
          </w:rPr>
          <w:tab/>
        </w:r>
        <w:r w:rsidR="0093480C">
          <w:rPr>
            <w:webHidden/>
          </w:rPr>
          <w:fldChar w:fldCharType="begin"/>
        </w:r>
        <w:r w:rsidR="0093480C">
          <w:rPr>
            <w:webHidden/>
          </w:rPr>
          <w:instrText xml:space="preserve"> PAGEREF _Toc524525598 \h </w:instrText>
        </w:r>
        <w:r w:rsidR="0093480C">
          <w:rPr>
            <w:webHidden/>
          </w:rPr>
        </w:r>
        <w:r w:rsidR="0093480C">
          <w:rPr>
            <w:webHidden/>
          </w:rPr>
          <w:fldChar w:fldCharType="separate"/>
        </w:r>
        <w:r w:rsidR="0093480C">
          <w:rPr>
            <w:webHidden/>
          </w:rPr>
          <w:t>5</w:t>
        </w:r>
        <w:r w:rsidR="0093480C">
          <w:rPr>
            <w:webHidden/>
          </w:rPr>
          <w:fldChar w:fldCharType="end"/>
        </w:r>
      </w:hyperlink>
    </w:p>
    <w:p w14:paraId="3D5F327F" w14:textId="77777777" w:rsidR="0093480C" w:rsidRDefault="008E18CA">
      <w:pPr>
        <w:pStyle w:val="TOC3"/>
        <w:rPr>
          <w:rFonts w:asciiTheme="minorHAnsi" w:eastAsiaTheme="minorEastAsia" w:hAnsiTheme="minorHAnsi" w:cstheme="minorBidi"/>
          <w:color w:val="auto"/>
          <w:sz w:val="22"/>
          <w:lang w:val="en-IN" w:eastAsia="en-IN"/>
        </w:rPr>
      </w:pPr>
      <w:hyperlink w:anchor="_Toc524525599" w:history="1">
        <w:r w:rsidR="0093480C" w:rsidRPr="00EE62B2">
          <w:rPr>
            <w:rStyle w:val="Hyperlink"/>
          </w:rPr>
          <w:t>3.1.3</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 in Plain Pipe</w:t>
        </w:r>
        <w:r w:rsidR="0093480C">
          <w:rPr>
            <w:webHidden/>
          </w:rPr>
          <w:tab/>
        </w:r>
        <w:r w:rsidR="0093480C">
          <w:rPr>
            <w:webHidden/>
          </w:rPr>
          <w:fldChar w:fldCharType="begin"/>
        </w:r>
        <w:r w:rsidR="0093480C">
          <w:rPr>
            <w:webHidden/>
          </w:rPr>
          <w:instrText xml:space="preserve"> PAGEREF _Toc524525599 \h </w:instrText>
        </w:r>
        <w:r w:rsidR="0093480C">
          <w:rPr>
            <w:webHidden/>
          </w:rPr>
        </w:r>
        <w:r w:rsidR="0093480C">
          <w:rPr>
            <w:webHidden/>
          </w:rPr>
          <w:fldChar w:fldCharType="separate"/>
        </w:r>
        <w:r w:rsidR="0093480C">
          <w:rPr>
            <w:webHidden/>
          </w:rPr>
          <w:t>5</w:t>
        </w:r>
        <w:r w:rsidR="0093480C">
          <w:rPr>
            <w:webHidden/>
          </w:rPr>
          <w:fldChar w:fldCharType="end"/>
        </w:r>
      </w:hyperlink>
    </w:p>
    <w:p w14:paraId="0820F966"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00" w:history="1">
        <w:r w:rsidR="0093480C" w:rsidRPr="00EE62B2">
          <w:rPr>
            <w:rStyle w:val="Hyperlink"/>
          </w:rPr>
          <w:t>4</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STD 2RD</w:t>
        </w:r>
        <w:r w:rsidR="0093480C">
          <w:rPr>
            <w:webHidden/>
          </w:rPr>
          <w:tab/>
        </w:r>
        <w:r w:rsidR="0093480C">
          <w:rPr>
            <w:webHidden/>
          </w:rPr>
          <w:fldChar w:fldCharType="begin"/>
        </w:r>
        <w:r w:rsidR="0093480C">
          <w:rPr>
            <w:webHidden/>
          </w:rPr>
          <w:instrText xml:space="preserve"> PAGEREF _Toc524525600 \h </w:instrText>
        </w:r>
        <w:r w:rsidR="0093480C">
          <w:rPr>
            <w:webHidden/>
          </w:rPr>
        </w:r>
        <w:r w:rsidR="0093480C">
          <w:rPr>
            <w:webHidden/>
          </w:rPr>
          <w:fldChar w:fldCharType="separate"/>
        </w:r>
        <w:r w:rsidR="0093480C">
          <w:rPr>
            <w:webHidden/>
          </w:rPr>
          <w:t>6</w:t>
        </w:r>
        <w:r w:rsidR="0093480C">
          <w:rPr>
            <w:webHidden/>
          </w:rPr>
          <w:fldChar w:fldCharType="end"/>
        </w:r>
      </w:hyperlink>
    </w:p>
    <w:p w14:paraId="740C6790" w14:textId="77777777" w:rsidR="0093480C" w:rsidRDefault="008E18CA">
      <w:pPr>
        <w:pStyle w:val="TOC3"/>
        <w:rPr>
          <w:rFonts w:asciiTheme="minorHAnsi" w:eastAsiaTheme="minorEastAsia" w:hAnsiTheme="minorHAnsi" w:cstheme="minorBidi"/>
          <w:color w:val="auto"/>
          <w:sz w:val="22"/>
          <w:lang w:val="en-IN" w:eastAsia="en-IN"/>
        </w:rPr>
      </w:pPr>
      <w:hyperlink w:anchor="_Toc524525601" w:history="1">
        <w:r w:rsidR="0093480C" w:rsidRPr="00EE62B2">
          <w:rPr>
            <w:rStyle w:val="Hyperlink"/>
          </w:rPr>
          <w:t>4.1.1</w:t>
        </w:r>
        <w:r w:rsidR="0093480C">
          <w:rPr>
            <w:rFonts w:asciiTheme="minorHAnsi" w:eastAsiaTheme="minorEastAsia" w:hAnsiTheme="minorHAnsi" w:cstheme="minorBidi"/>
            <w:color w:val="auto"/>
            <w:sz w:val="22"/>
            <w:lang w:val="en-IN" w:eastAsia="en-IN"/>
          </w:rPr>
          <w:tab/>
        </w:r>
        <w:r w:rsidR="0093480C" w:rsidRPr="00EE62B2">
          <w:rPr>
            <w:rStyle w:val="Hyperlink"/>
          </w:rPr>
          <w:t>Burst Pressure</w:t>
        </w:r>
        <w:r w:rsidR="0093480C">
          <w:rPr>
            <w:webHidden/>
          </w:rPr>
          <w:tab/>
        </w:r>
        <w:r w:rsidR="0093480C">
          <w:rPr>
            <w:webHidden/>
          </w:rPr>
          <w:fldChar w:fldCharType="begin"/>
        </w:r>
        <w:r w:rsidR="0093480C">
          <w:rPr>
            <w:webHidden/>
          </w:rPr>
          <w:instrText xml:space="preserve"> PAGEREF _Toc524525601 \h </w:instrText>
        </w:r>
        <w:r w:rsidR="0093480C">
          <w:rPr>
            <w:webHidden/>
          </w:rPr>
        </w:r>
        <w:r w:rsidR="0093480C">
          <w:rPr>
            <w:webHidden/>
          </w:rPr>
          <w:fldChar w:fldCharType="separate"/>
        </w:r>
        <w:r w:rsidR="0093480C">
          <w:rPr>
            <w:webHidden/>
          </w:rPr>
          <w:t>6</w:t>
        </w:r>
        <w:r w:rsidR="0093480C">
          <w:rPr>
            <w:webHidden/>
          </w:rPr>
          <w:fldChar w:fldCharType="end"/>
        </w:r>
      </w:hyperlink>
    </w:p>
    <w:p w14:paraId="1AEDF148" w14:textId="77777777" w:rsidR="0093480C" w:rsidRDefault="008E18CA">
      <w:pPr>
        <w:pStyle w:val="TOC3"/>
        <w:rPr>
          <w:rFonts w:asciiTheme="minorHAnsi" w:eastAsiaTheme="minorEastAsia" w:hAnsiTheme="minorHAnsi" w:cstheme="minorBidi"/>
          <w:color w:val="auto"/>
          <w:sz w:val="22"/>
          <w:lang w:val="en-IN" w:eastAsia="en-IN"/>
        </w:rPr>
      </w:pPr>
      <w:hyperlink w:anchor="_Toc524525602" w:history="1">
        <w:r w:rsidR="0093480C" w:rsidRPr="00EE62B2">
          <w:rPr>
            <w:rStyle w:val="Hyperlink"/>
          </w:rPr>
          <w:t>4.1.2</w:t>
        </w:r>
        <w:r w:rsidR="0093480C">
          <w:rPr>
            <w:rFonts w:asciiTheme="minorHAnsi" w:eastAsiaTheme="minorEastAsia" w:hAnsiTheme="minorHAnsi" w:cstheme="minorBidi"/>
            <w:color w:val="auto"/>
            <w:sz w:val="22"/>
            <w:lang w:val="en-IN" w:eastAsia="en-IN"/>
          </w:rPr>
          <w:tab/>
        </w:r>
        <w:r w:rsidR="0093480C" w:rsidRPr="00EE62B2">
          <w:rPr>
            <w:rStyle w:val="Hyperlink"/>
          </w:rPr>
          <w:t>Collapse Due to External Pressure</w:t>
        </w:r>
        <w:r w:rsidR="0093480C">
          <w:rPr>
            <w:webHidden/>
          </w:rPr>
          <w:tab/>
        </w:r>
        <w:r w:rsidR="0093480C">
          <w:rPr>
            <w:webHidden/>
          </w:rPr>
          <w:fldChar w:fldCharType="begin"/>
        </w:r>
        <w:r w:rsidR="0093480C">
          <w:rPr>
            <w:webHidden/>
          </w:rPr>
          <w:instrText xml:space="preserve"> PAGEREF _Toc524525602 \h </w:instrText>
        </w:r>
        <w:r w:rsidR="0093480C">
          <w:rPr>
            <w:webHidden/>
          </w:rPr>
        </w:r>
        <w:r w:rsidR="0093480C">
          <w:rPr>
            <w:webHidden/>
          </w:rPr>
          <w:fldChar w:fldCharType="separate"/>
        </w:r>
        <w:r w:rsidR="0093480C">
          <w:rPr>
            <w:webHidden/>
          </w:rPr>
          <w:t>7</w:t>
        </w:r>
        <w:r w:rsidR="0093480C">
          <w:rPr>
            <w:webHidden/>
          </w:rPr>
          <w:fldChar w:fldCharType="end"/>
        </w:r>
      </w:hyperlink>
    </w:p>
    <w:p w14:paraId="354E1546" w14:textId="77777777" w:rsidR="0093480C" w:rsidRDefault="008E18CA">
      <w:pPr>
        <w:pStyle w:val="TOC3"/>
        <w:rPr>
          <w:rFonts w:asciiTheme="minorHAnsi" w:eastAsiaTheme="minorEastAsia" w:hAnsiTheme="minorHAnsi" w:cstheme="minorBidi"/>
          <w:color w:val="auto"/>
          <w:sz w:val="22"/>
          <w:lang w:val="en-IN" w:eastAsia="en-IN"/>
        </w:rPr>
      </w:pPr>
      <w:hyperlink w:anchor="_Toc524525603" w:history="1">
        <w:r w:rsidR="0093480C" w:rsidRPr="00EE62B2">
          <w:rPr>
            <w:rStyle w:val="Hyperlink"/>
          </w:rPr>
          <w:t>4.1.3</w:t>
        </w:r>
        <w:r w:rsidR="0093480C">
          <w:rPr>
            <w:rFonts w:asciiTheme="minorHAnsi" w:eastAsiaTheme="minorEastAsia" w:hAnsiTheme="minorHAnsi" w:cstheme="minorBidi"/>
            <w:color w:val="auto"/>
            <w:sz w:val="22"/>
            <w:lang w:val="en-IN" w:eastAsia="en-IN"/>
          </w:rPr>
          <w:tab/>
        </w:r>
        <w:r w:rsidR="0093480C" w:rsidRPr="00EE62B2">
          <w:rPr>
            <w:rStyle w:val="Hyperlink"/>
          </w:rPr>
          <w:t>Tension</w:t>
        </w:r>
        <w:r w:rsidR="0093480C">
          <w:rPr>
            <w:webHidden/>
          </w:rPr>
          <w:tab/>
        </w:r>
        <w:r w:rsidR="0093480C">
          <w:rPr>
            <w:webHidden/>
          </w:rPr>
          <w:fldChar w:fldCharType="begin"/>
        </w:r>
        <w:r w:rsidR="0093480C">
          <w:rPr>
            <w:webHidden/>
          </w:rPr>
          <w:instrText xml:space="preserve"> PAGEREF _Toc524525603 \h </w:instrText>
        </w:r>
        <w:r w:rsidR="0093480C">
          <w:rPr>
            <w:webHidden/>
          </w:rPr>
        </w:r>
        <w:r w:rsidR="0093480C">
          <w:rPr>
            <w:webHidden/>
          </w:rPr>
          <w:fldChar w:fldCharType="separate"/>
        </w:r>
        <w:r w:rsidR="0093480C">
          <w:rPr>
            <w:webHidden/>
          </w:rPr>
          <w:t>8</w:t>
        </w:r>
        <w:r w:rsidR="0093480C">
          <w:rPr>
            <w:webHidden/>
          </w:rPr>
          <w:fldChar w:fldCharType="end"/>
        </w:r>
      </w:hyperlink>
    </w:p>
    <w:p w14:paraId="0F92E82A" w14:textId="77777777" w:rsidR="0093480C" w:rsidRDefault="008E18CA">
      <w:pPr>
        <w:pStyle w:val="TOC3"/>
        <w:rPr>
          <w:rFonts w:asciiTheme="minorHAnsi" w:eastAsiaTheme="minorEastAsia" w:hAnsiTheme="minorHAnsi" w:cstheme="minorBidi"/>
          <w:color w:val="auto"/>
          <w:sz w:val="22"/>
          <w:lang w:val="en-IN" w:eastAsia="en-IN"/>
        </w:rPr>
      </w:pPr>
      <w:hyperlink w:anchor="_Toc524525604" w:history="1">
        <w:r w:rsidR="0093480C" w:rsidRPr="00EE62B2">
          <w:rPr>
            <w:rStyle w:val="Hyperlink"/>
          </w:rPr>
          <w:t>4.1.4</w:t>
        </w:r>
        <w:r w:rsidR="0093480C">
          <w:rPr>
            <w:rFonts w:asciiTheme="minorHAnsi" w:eastAsiaTheme="minorEastAsia" w:hAnsiTheme="minorHAnsi" w:cstheme="minorBidi"/>
            <w:color w:val="auto"/>
            <w:sz w:val="22"/>
            <w:lang w:val="en-IN" w:eastAsia="en-IN"/>
          </w:rPr>
          <w:tab/>
        </w:r>
        <w:r w:rsidR="0093480C" w:rsidRPr="00EE62B2">
          <w:rPr>
            <w:rStyle w:val="Hyperlink"/>
          </w:rPr>
          <w:t>Internal Pressure</w:t>
        </w:r>
        <w:r w:rsidR="0093480C">
          <w:rPr>
            <w:webHidden/>
          </w:rPr>
          <w:tab/>
        </w:r>
        <w:r w:rsidR="0093480C">
          <w:rPr>
            <w:webHidden/>
          </w:rPr>
          <w:fldChar w:fldCharType="begin"/>
        </w:r>
        <w:r w:rsidR="0093480C">
          <w:rPr>
            <w:webHidden/>
          </w:rPr>
          <w:instrText xml:space="preserve"> PAGEREF _Toc524525604 \h </w:instrText>
        </w:r>
        <w:r w:rsidR="0093480C">
          <w:rPr>
            <w:webHidden/>
          </w:rPr>
        </w:r>
        <w:r w:rsidR="0093480C">
          <w:rPr>
            <w:webHidden/>
          </w:rPr>
          <w:fldChar w:fldCharType="separate"/>
        </w:r>
        <w:r w:rsidR="0093480C">
          <w:rPr>
            <w:webHidden/>
          </w:rPr>
          <w:t>8</w:t>
        </w:r>
        <w:r w:rsidR="0093480C">
          <w:rPr>
            <w:webHidden/>
          </w:rPr>
          <w:fldChar w:fldCharType="end"/>
        </w:r>
      </w:hyperlink>
    </w:p>
    <w:p w14:paraId="11E13C8C"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05" w:history="1">
        <w:r w:rsidR="0093480C" w:rsidRPr="00EE62B2">
          <w:rPr>
            <w:rStyle w:val="Hyperlink"/>
          </w:rPr>
          <w:t>5</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RP 2RD</w:t>
        </w:r>
        <w:r w:rsidR="0093480C">
          <w:rPr>
            <w:webHidden/>
          </w:rPr>
          <w:tab/>
        </w:r>
        <w:r w:rsidR="0093480C">
          <w:rPr>
            <w:webHidden/>
          </w:rPr>
          <w:fldChar w:fldCharType="begin"/>
        </w:r>
        <w:r w:rsidR="0093480C">
          <w:rPr>
            <w:webHidden/>
          </w:rPr>
          <w:instrText xml:space="preserve"> PAGEREF _Toc524525605 \h </w:instrText>
        </w:r>
        <w:r w:rsidR="0093480C">
          <w:rPr>
            <w:webHidden/>
          </w:rPr>
        </w:r>
        <w:r w:rsidR="0093480C">
          <w:rPr>
            <w:webHidden/>
          </w:rPr>
          <w:fldChar w:fldCharType="separate"/>
        </w:r>
        <w:r w:rsidR="0093480C">
          <w:rPr>
            <w:webHidden/>
          </w:rPr>
          <w:t>12</w:t>
        </w:r>
        <w:r w:rsidR="0093480C">
          <w:rPr>
            <w:webHidden/>
          </w:rPr>
          <w:fldChar w:fldCharType="end"/>
        </w:r>
      </w:hyperlink>
    </w:p>
    <w:p w14:paraId="08DC7D90" w14:textId="77777777" w:rsidR="0093480C" w:rsidRDefault="008E18CA">
      <w:pPr>
        <w:pStyle w:val="TOC2"/>
        <w:rPr>
          <w:rFonts w:asciiTheme="minorHAnsi" w:eastAsiaTheme="minorEastAsia" w:hAnsiTheme="minorHAnsi" w:cstheme="minorBidi"/>
          <w:color w:val="auto"/>
          <w:sz w:val="22"/>
          <w:lang w:val="en-IN" w:eastAsia="en-IN"/>
        </w:rPr>
      </w:pPr>
      <w:hyperlink w:anchor="_Toc524525606" w:history="1">
        <w:r w:rsidR="0093480C" w:rsidRPr="00EE62B2">
          <w:rPr>
            <w:rStyle w:val="Hyperlink"/>
          </w:rPr>
          <w:t>5.1</w:t>
        </w:r>
        <w:r w:rsidR="0093480C">
          <w:rPr>
            <w:rFonts w:asciiTheme="minorHAnsi" w:eastAsiaTheme="minorEastAsia" w:hAnsiTheme="minorHAnsi" w:cstheme="minorBidi"/>
            <w:color w:val="auto"/>
            <w:sz w:val="22"/>
            <w:lang w:val="en-IN" w:eastAsia="en-IN"/>
          </w:rPr>
          <w:tab/>
        </w:r>
        <w:r w:rsidR="0093480C" w:rsidRPr="00EE62B2">
          <w:rPr>
            <w:rStyle w:val="Hyperlink"/>
          </w:rPr>
          <w:t>Combined Stresses</w:t>
        </w:r>
        <w:r w:rsidR="0093480C">
          <w:rPr>
            <w:webHidden/>
          </w:rPr>
          <w:tab/>
        </w:r>
        <w:r w:rsidR="0093480C">
          <w:rPr>
            <w:webHidden/>
          </w:rPr>
          <w:fldChar w:fldCharType="begin"/>
        </w:r>
        <w:r w:rsidR="0093480C">
          <w:rPr>
            <w:webHidden/>
          </w:rPr>
          <w:instrText xml:space="preserve"> PAGEREF _Toc524525606 \h </w:instrText>
        </w:r>
        <w:r w:rsidR="0093480C">
          <w:rPr>
            <w:webHidden/>
          </w:rPr>
        </w:r>
        <w:r w:rsidR="0093480C">
          <w:rPr>
            <w:webHidden/>
          </w:rPr>
          <w:fldChar w:fldCharType="separate"/>
        </w:r>
        <w:r w:rsidR="0093480C">
          <w:rPr>
            <w:webHidden/>
          </w:rPr>
          <w:t>12</w:t>
        </w:r>
        <w:r w:rsidR="0093480C">
          <w:rPr>
            <w:webHidden/>
          </w:rPr>
          <w:fldChar w:fldCharType="end"/>
        </w:r>
      </w:hyperlink>
    </w:p>
    <w:p w14:paraId="0DC9A15B" w14:textId="77777777" w:rsidR="0093480C" w:rsidRDefault="008E18CA">
      <w:pPr>
        <w:pStyle w:val="TOC2"/>
        <w:rPr>
          <w:rFonts w:asciiTheme="minorHAnsi" w:eastAsiaTheme="minorEastAsia" w:hAnsiTheme="minorHAnsi" w:cstheme="minorBidi"/>
          <w:color w:val="auto"/>
          <w:sz w:val="22"/>
          <w:lang w:val="en-IN" w:eastAsia="en-IN"/>
        </w:rPr>
      </w:pPr>
      <w:hyperlink w:anchor="_Toc524525607" w:history="1">
        <w:r w:rsidR="0093480C" w:rsidRPr="00EE62B2">
          <w:rPr>
            <w:rStyle w:val="Hyperlink"/>
          </w:rPr>
          <w:t>5.2</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Stresses</w:t>
        </w:r>
        <w:r w:rsidR="0093480C">
          <w:rPr>
            <w:webHidden/>
          </w:rPr>
          <w:tab/>
        </w:r>
        <w:r w:rsidR="0093480C">
          <w:rPr>
            <w:webHidden/>
          </w:rPr>
          <w:fldChar w:fldCharType="begin"/>
        </w:r>
        <w:r w:rsidR="0093480C">
          <w:rPr>
            <w:webHidden/>
          </w:rPr>
          <w:instrText xml:space="preserve"> PAGEREF _Toc524525607 \h </w:instrText>
        </w:r>
        <w:r w:rsidR="0093480C">
          <w:rPr>
            <w:webHidden/>
          </w:rPr>
        </w:r>
        <w:r w:rsidR="0093480C">
          <w:rPr>
            <w:webHidden/>
          </w:rPr>
          <w:fldChar w:fldCharType="separate"/>
        </w:r>
        <w:r w:rsidR="0093480C">
          <w:rPr>
            <w:webHidden/>
          </w:rPr>
          <w:t>12</w:t>
        </w:r>
        <w:r w:rsidR="0093480C">
          <w:rPr>
            <w:webHidden/>
          </w:rPr>
          <w:fldChar w:fldCharType="end"/>
        </w:r>
      </w:hyperlink>
    </w:p>
    <w:p w14:paraId="0B3FE1B3" w14:textId="77777777" w:rsidR="0093480C" w:rsidRDefault="008E18CA">
      <w:pPr>
        <w:pStyle w:val="TOC2"/>
        <w:rPr>
          <w:rFonts w:asciiTheme="minorHAnsi" w:eastAsiaTheme="minorEastAsia" w:hAnsiTheme="minorHAnsi" w:cstheme="minorBidi"/>
          <w:color w:val="auto"/>
          <w:sz w:val="22"/>
          <w:lang w:val="en-IN" w:eastAsia="en-IN"/>
        </w:rPr>
      </w:pPr>
      <w:hyperlink w:anchor="_Toc524525608" w:history="1">
        <w:r w:rsidR="0093480C" w:rsidRPr="00EE62B2">
          <w:rPr>
            <w:rStyle w:val="Hyperlink"/>
          </w:rPr>
          <w:t>5.3</w:t>
        </w:r>
        <w:r w:rsidR="0093480C">
          <w:rPr>
            <w:rFonts w:asciiTheme="minorHAnsi" w:eastAsiaTheme="minorEastAsia" w:hAnsiTheme="minorHAnsi" w:cstheme="minorBidi"/>
            <w:color w:val="auto"/>
            <w:sz w:val="22"/>
            <w:lang w:val="en-IN" w:eastAsia="en-IN"/>
          </w:rPr>
          <w:tab/>
        </w:r>
        <w:r w:rsidR="0093480C" w:rsidRPr="00EE62B2">
          <w:rPr>
            <w:rStyle w:val="Hyperlink"/>
          </w:rPr>
          <w:t>Allowable Stress in Plain Pipe</w:t>
        </w:r>
        <w:r w:rsidR="0093480C">
          <w:rPr>
            <w:webHidden/>
          </w:rPr>
          <w:tab/>
        </w:r>
        <w:r w:rsidR="0093480C">
          <w:rPr>
            <w:webHidden/>
          </w:rPr>
          <w:fldChar w:fldCharType="begin"/>
        </w:r>
        <w:r w:rsidR="0093480C">
          <w:rPr>
            <w:webHidden/>
          </w:rPr>
          <w:instrText xml:space="preserve"> PAGEREF _Toc524525608 \h </w:instrText>
        </w:r>
        <w:r w:rsidR="0093480C">
          <w:rPr>
            <w:webHidden/>
          </w:rPr>
        </w:r>
        <w:r w:rsidR="0093480C">
          <w:rPr>
            <w:webHidden/>
          </w:rPr>
          <w:fldChar w:fldCharType="separate"/>
        </w:r>
        <w:r w:rsidR="0093480C">
          <w:rPr>
            <w:webHidden/>
          </w:rPr>
          <w:t>12</w:t>
        </w:r>
        <w:r w:rsidR="0093480C">
          <w:rPr>
            <w:webHidden/>
          </w:rPr>
          <w:fldChar w:fldCharType="end"/>
        </w:r>
      </w:hyperlink>
    </w:p>
    <w:p w14:paraId="2CC24800" w14:textId="77777777" w:rsidR="0093480C" w:rsidRDefault="008E18CA">
      <w:pPr>
        <w:pStyle w:val="TOC2"/>
        <w:rPr>
          <w:rFonts w:asciiTheme="minorHAnsi" w:eastAsiaTheme="minorEastAsia" w:hAnsiTheme="minorHAnsi" w:cstheme="minorBidi"/>
          <w:color w:val="auto"/>
          <w:sz w:val="22"/>
          <w:lang w:val="en-IN" w:eastAsia="en-IN"/>
        </w:rPr>
      </w:pPr>
      <w:hyperlink w:anchor="_Toc524525609" w:history="1">
        <w:r w:rsidR="0093480C" w:rsidRPr="00EE62B2">
          <w:rPr>
            <w:rStyle w:val="Hyperlink"/>
          </w:rPr>
          <w:t>5.4</w:t>
        </w:r>
        <w:r w:rsidR="0093480C">
          <w:rPr>
            <w:rFonts w:asciiTheme="minorHAnsi" w:eastAsiaTheme="minorEastAsia" w:hAnsiTheme="minorHAnsi" w:cstheme="minorBidi"/>
            <w:color w:val="auto"/>
            <w:sz w:val="22"/>
            <w:lang w:val="en-IN" w:eastAsia="en-IN"/>
          </w:rPr>
          <w:tab/>
        </w:r>
        <w:r w:rsidR="0093480C" w:rsidRPr="00EE62B2">
          <w:rPr>
            <w:rStyle w:val="Hyperlink"/>
          </w:rPr>
          <w:t>API RP 2RD.ini</w:t>
        </w:r>
        <w:r w:rsidR="0093480C">
          <w:rPr>
            <w:webHidden/>
          </w:rPr>
          <w:tab/>
        </w:r>
        <w:r w:rsidR="0093480C">
          <w:rPr>
            <w:webHidden/>
          </w:rPr>
          <w:fldChar w:fldCharType="begin"/>
        </w:r>
        <w:r w:rsidR="0093480C">
          <w:rPr>
            <w:webHidden/>
          </w:rPr>
          <w:instrText xml:space="preserve"> PAGEREF _Toc524525609 \h </w:instrText>
        </w:r>
        <w:r w:rsidR="0093480C">
          <w:rPr>
            <w:webHidden/>
          </w:rPr>
        </w:r>
        <w:r w:rsidR="0093480C">
          <w:rPr>
            <w:webHidden/>
          </w:rPr>
          <w:fldChar w:fldCharType="separate"/>
        </w:r>
        <w:r w:rsidR="0093480C">
          <w:rPr>
            <w:webHidden/>
          </w:rPr>
          <w:t>13</w:t>
        </w:r>
        <w:r w:rsidR="0093480C">
          <w:rPr>
            <w:webHidden/>
          </w:rPr>
          <w:fldChar w:fldCharType="end"/>
        </w:r>
      </w:hyperlink>
    </w:p>
    <w:p w14:paraId="3450F5C7"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10" w:history="1">
        <w:r w:rsidR="0093480C" w:rsidRPr="00EE62B2">
          <w:rPr>
            <w:rStyle w:val="Hyperlink"/>
          </w:rPr>
          <w:t>6</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6A</w:t>
        </w:r>
        <w:r w:rsidR="0093480C">
          <w:rPr>
            <w:webHidden/>
          </w:rPr>
          <w:tab/>
        </w:r>
        <w:r w:rsidR="0093480C">
          <w:rPr>
            <w:webHidden/>
          </w:rPr>
          <w:fldChar w:fldCharType="begin"/>
        </w:r>
        <w:r w:rsidR="0093480C">
          <w:rPr>
            <w:webHidden/>
          </w:rPr>
          <w:instrText xml:space="preserve"> PAGEREF _Toc524525610 \h </w:instrText>
        </w:r>
        <w:r w:rsidR="0093480C">
          <w:rPr>
            <w:webHidden/>
          </w:rPr>
        </w:r>
        <w:r w:rsidR="0093480C">
          <w:rPr>
            <w:webHidden/>
          </w:rPr>
          <w:fldChar w:fldCharType="separate"/>
        </w:r>
        <w:r w:rsidR="0093480C">
          <w:rPr>
            <w:webHidden/>
          </w:rPr>
          <w:t>13</w:t>
        </w:r>
        <w:r w:rsidR="0093480C">
          <w:rPr>
            <w:webHidden/>
          </w:rPr>
          <w:fldChar w:fldCharType="end"/>
        </w:r>
      </w:hyperlink>
    </w:p>
    <w:p w14:paraId="20F19B9A"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11" w:history="1">
        <w:r w:rsidR="0093480C" w:rsidRPr="00EE62B2">
          <w:rPr>
            <w:rStyle w:val="Hyperlink"/>
          </w:rPr>
          <w:t>7</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ASME B31.8</w:t>
        </w:r>
        <w:r w:rsidR="0093480C">
          <w:rPr>
            <w:webHidden/>
          </w:rPr>
          <w:tab/>
        </w:r>
        <w:r w:rsidR="0093480C">
          <w:rPr>
            <w:webHidden/>
          </w:rPr>
          <w:fldChar w:fldCharType="begin"/>
        </w:r>
        <w:r w:rsidR="0093480C">
          <w:rPr>
            <w:webHidden/>
          </w:rPr>
          <w:instrText xml:space="preserve"> PAGEREF _Toc524525611 \h </w:instrText>
        </w:r>
        <w:r w:rsidR="0093480C">
          <w:rPr>
            <w:webHidden/>
          </w:rPr>
        </w:r>
        <w:r w:rsidR="0093480C">
          <w:rPr>
            <w:webHidden/>
          </w:rPr>
          <w:fldChar w:fldCharType="separate"/>
        </w:r>
        <w:r w:rsidR="0093480C">
          <w:rPr>
            <w:webHidden/>
          </w:rPr>
          <w:t>14</w:t>
        </w:r>
        <w:r w:rsidR="0093480C">
          <w:rPr>
            <w:webHidden/>
          </w:rPr>
          <w:fldChar w:fldCharType="end"/>
        </w:r>
      </w:hyperlink>
    </w:p>
    <w:p w14:paraId="6FEB2148" w14:textId="77777777" w:rsidR="0093480C" w:rsidRDefault="008E18CA">
      <w:pPr>
        <w:pStyle w:val="TOC3"/>
        <w:rPr>
          <w:rFonts w:asciiTheme="minorHAnsi" w:eastAsiaTheme="minorEastAsia" w:hAnsiTheme="minorHAnsi" w:cstheme="minorBidi"/>
          <w:color w:val="auto"/>
          <w:sz w:val="22"/>
          <w:lang w:val="en-IN" w:eastAsia="en-IN"/>
        </w:rPr>
      </w:pPr>
      <w:hyperlink w:anchor="_Toc524525612" w:history="1">
        <w:r w:rsidR="0093480C" w:rsidRPr="00EE62B2">
          <w:rPr>
            <w:rStyle w:val="Hyperlink"/>
          </w:rPr>
          <w:t>7.1.1</w:t>
        </w:r>
        <w:r w:rsidR="0093480C">
          <w:rPr>
            <w:rFonts w:asciiTheme="minorHAnsi" w:eastAsiaTheme="minorEastAsia" w:hAnsiTheme="minorHAnsi" w:cstheme="minorBidi"/>
            <w:color w:val="auto"/>
            <w:sz w:val="22"/>
            <w:lang w:val="en-IN" w:eastAsia="en-IN"/>
          </w:rPr>
          <w:tab/>
        </w:r>
        <w:r w:rsidR="0093480C" w:rsidRPr="00EE62B2">
          <w:rPr>
            <w:rStyle w:val="Hyperlink"/>
          </w:rPr>
          <w:t>Steel Pipe Design Formula</w:t>
        </w:r>
        <w:r w:rsidR="0093480C">
          <w:rPr>
            <w:webHidden/>
          </w:rPr>
          <w:tab/>
        </w:r>
        <w:r w:rsidR="0093480C">
          <w:rPr>
            <w:webHidden/>
          </w:rPr>
          <w:fldChar w:fldCharType="begin"/>
        </w:r>
        <w:r w:rsidR="0093480C">
          <w:rPr>
            <w:webHidden/>
          </w:rPr>
          <w:instrText xml:space="preserve"> PAGEREF _Toc524525612 \h </w:instrText>
        </w:r>
        <w:r w:rsidR="0093480C">
          <w:rPr>
            <w:webHidden/>
          </w:rPr>
        </w:r>
        <w:r w:rsidR="0093480C">
          <w:rPr>
            <w:webHidden/>
          </w:rPr>
          <w:fldChar w:fldCharType="separate"/>
        </w:r>
        <w:r w:rsidR="0093480C">
          <w:rPr>
            <w:webHidden/>
          </w:rPr>
          <w:t>14</w:t>
        </w:r>
        <w:r w:rsidR="0093480C">
          <w:rPr>
            <w:webHidden/>
          </w:rPr>
          <w:fldChar w:fldCharType="end"/>
        </w:r>
      </w:hyperlink>
    </w:p>
    <w:p w14:paraId="2A68CC28"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13" w:history="1">
        <w:r w:rsidR="0093480C" w:rsidRPr="00EE62B2">
          <w:rPr>
            <w:rStyle w:val="Hyperlink"/>
          </w:rPr>
          <w:t>8</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API 1111</w:t>
        </w:r>
        <w:r w:rsidR="0093480C">
          <w:rPr>
            <w:webHidden/>
          </w:rPr>
          <w:tab/>
        </w:r>
        <w:r w:rsidR="0093480C">
          <w:rPr>
            <w:webHidden/>
          </w:rPr>
          <w:fldChar w:fldCharType="begin"/>
        </w:r>
        <w:r w:rsidR="0093480C">
          <w:rPr>
            <w:webHidden/>
          </w:rPr>
          <w:instrText xml:space="preserve"> PAGEREF _Toc524525613 \h </w:instrText>
        </w:r>
        <w:r w:rsidR="0093480C">
          <w:rPr>
            <w:webHidden/>
          </w:rPr>
        </w:r>
        <w:r w:rsidR="0093480C">
          <w:rPr>
            <w:webHidden/>
          </w:rPr>
          <w:fldChar w:fldCharType="separate"/>
        </w:r>
        <w:r w:rsidR="0093480C">
          <w:rPr>
            <w:webHidden/>
          </w:rPr>
          <w:t>16</w:t>
        </w:r>
        <w:r w:rsidR="0093480C">
          <w:rPr>
            <w:webHidden/>
          </w:rPr>
          <w:fldChar w:fldCharType="end"/>
        </w:r>
      </w:hyperlink>
    </w:p>
    <w:p w14:paraId="116CDDE5" w14:textId="77777777" w:rsidR="0093480C" w:rsidRDefault="008E18CA">
      <w:pPr>
        <w:pStyle w:val="TOC3"/>
        <w:rPr>
          <w:rFonts w:asciiTheme="minorHAnsi" w:eastAsiaTheme="minorEastAsia" w:hAnsiTheme="minorHAnsi" w:cstheme="minorBidi"/>
          <w:color w:val="auto"/>
          <w:sz w:val="22"/>
          <w:lang w:val="en-IN" w:eastAsia="en-IN"/>
        </w:rPr>
      </w:pPr>
      <w:hyperlink w:anchor="_Toc524525614" w:history="1">
        <w:r w:rsidR="0093480C" w:rsidRPr="00EE62B2">
          <w:rPr>
            <w:rStyle w:val="Hyperlink"/>
          </w:rPr>
          <w:t>8.1.1</w:t>
        </w:r>
        <w:r w:rsidR="0093480C">
          <w:rPr>
            <w:rFonts w:asciiTheme="minorHAnsi" w:eastAsiaTheme="minorEastAsia" w:hAnsiTheme="minorHAnsi" w:cstheme="minorBidi"/>
            <w:color w:val="auto"/>
            <w:sz w:val="22"/>
            <w:lang w:val="en-IN" w:eastAsia="en-IN"/>
          </w:rPr>
          <w:tab/>
        </w:r>
        <w:r w:rsidR="0093480C" w:rsidRPr="00EE62B2">
          <w:rPr>
            <w:rStyle w:val="Hyperlink"/>
          </w:rPr>
          <w:t>Specified Minimum Burst Pressure</w:t>
        </w:r>
        <w:r w:rsidR="0093480C">
          <w:rPr>
            <w:webHidden/>
          </w:rPr>
          <w:tab/>
        </w:r>
        <w:r w:rsidR="0093480C">
          <w:rPr>
            <w:webHidden/>
          </w:rPr>
          <w:fldChar w:fldCharType="begin"/>
        </w:r>
        <w:r w:rsidR="0093480C">
          <w:rPr>
            <w:webHidden/>
          </w:rPr>
          <w:instrText xml:space="preserve"> PAGEREF _Toc524525614 \h </w:instrText>
        </w:r>
        <w:r w:rsidR="0093480C">
          <w:rPr>
            <w:webHidden/>
          </w:rPr>
        </w:r>
        <w:r w:rsidR="0093480C">
          <w:rPr>
            <w:webHidden/>
          </w:rPr>
          <w:fldChar w:fldCharType="separate"/>
        </w:r>
        <w:r w:rsidR="0093480C">
          <w:rPr>
            <w:webHidden/>
          </w:rPr>
          <w:t>16</w:t>
        </w:r>
        <w:r w:rsidR="0093480C">
          <w:rPr>
            <w:webHidden/>
          </w:rPr>
          <w:fldChar w:fldCharType="end"/>
        </w:r>
      </w:hyperlink>
    </w:p>
    <w:p w14:paraId="188958FC" w14:textId="77777777" w:rsidR="0093480C" w:rsidRDefault="008E18CA">
      <w:pPr>
        <w:pStyle w:val="TOC3"/>
        <w:rPr>
          <w:rFonts w:asciiTheme="minorHAnsi" w:eastAsiaTheme="minorEastAsia" w:hAnsiTheme="minorHAnsi" w:cstheme="minorBidi"/>
          <w:color w:val="auto"/>
          <w:sz w:val="22"/>
          <w:lang w:val="en-IN" w:eastAsia="en-IN"/>
        </w:rPr>
      </w:pPr>
      <w:hyperlink w:anchor="_Toc524525615" w:history="1">
        <w:r w:rsidR="0093480C" w:rsidRPr="00EE62B2">
          <w:rPr>
            <w:rStyle w:val="Hyperlink"/>
          </w:rPr>
          <w:t>8.1.2</w:t>
        </w:r>
        <w:r w:rsidR="0093480C">
          <w:rPr>
            <w:rFonts w:asciiTheme="minorHAnsi" w:eastAsiaTheme="minorEastAsia" w:hAnsiTheme="minorHAnsi" w:cstheme="minorBidi"/>
            <w:color w:val="auto"/>
            <w:sz w:val="22"/>
            <w:lang w:val="en-IN" w:eastAsia="en-IN"/>
          </w:rPr>
          <w:tab/>
        </w:r>
        <w:r w:rsidR="0093480C" w:rsidRPr="00EE62B2">
          <w:rPr>
            <w:rStyle w:val="Hyperlink"/>
          </w:rPr>
          <w:t>MOP Limits</w:t>
        </w:r>
        <w:r w:rsidR="0093480C">
          <w:rPr>
            <w:webHidden/>
          </w:rPr>
          <w:tab/>
        </w:r>
        <w:r w:rsidR="0093480C">
          <w:rPr>
            <w:webHidden/>
          </w:rPr>
          <w:fldChar w:fldCharType="begin"/>
        </w:r>
        <w:r w:rsidR="0093480C">
          <w:rPr>
            <w:webHidden/>
          </w:rPr>
          <w:instrText xml:space="preserve"> PAGEREF _Toc524525615 \h </w:instrText>
        </w:r>
        <w:r w:rsidR="0093480C">
          <w:rPr>
            <w:webHidden/>
          </w:rPr>
        </w:r>
        <w:r w:rsidR="0093480C">
          <w:rPr>
            <w:webHidden/>
          </w:rPr>
          <w:fldChar w:fldCharType="separate"/>
        </w:r>
        <w:r w:rsidR="0093480C">
          <w:rPr>
            <w:webHidden/>
          </w:rPr>
          <w:t>17</w:t>
        </w:r>
        <w:r w:rsidR="0093480C">
          <w:rPr>
            <w:webHidden/>
          </w:rPr>
          <w:fldChar w:fldCharType="end"/>
        </w:r>
      </w:hyperlink>
    </w:p>
    <w:p w14:paraId="68277743" w14:textId="77777777" w:rsidR="0093480C" w:rsidRDefault="008E18CA">
      <w:pPr>
        <w:pStyle w:val="TOC3"/>
        <w:rPr>
          <w:rFonts w:asciiTheme="minorHAnsi" w:eastAsiaTheme="minorEastAsia" w:hAnsiTheme="minorHAnsi" w:cstheme="minorBidi"/>
          <w:color w:val="auto"/>
          <w:sz w:val="22"/>
          <w:lang w:val="en-IN" w:eastAsia="en-IN"/>
        </w:rPr>
      </w:pPr>
      <w:hyperlink w:anchor="_Toc524525616" w:history="1">
        <w:r w:rsidR="0093480C" w:rsidRPr="00EE62B2">
          <w:rPr>
            <w:rStyle w:val="Hyperlink"/>
          </w:rPr>
          <w:t>8.1.3</w:t>
        </w:r>
        <w:r w:rsidR="0093480C">
          <w:rPr>
            <w:rFonts w:asciiTheme="minorHAnsi" w:eastAsiaTheme="minorEastAsia" w:hAnsiTheme="minorHAnsi" w:cstheme="minorBidi"/>
            <w:color w:val="auto"/>
            <w:sz w:val="22"/>
            <w:lang w:val="en-IN" w:eastAsia="en-IN"/>
          </w:rPr>
          <w:tab/>
        </w:r>
        <w:r w:rsidR="0093480C" w:rsidRPr="00EE62B2">
          <w:rPr>
            <w:rStyle w:val="Hyperlink"/>
          </w:rPr>
          <w:t>Internal Pressure (Burst) Design</w:t>
        </w:r>
        <w:r w:rsidR="0093480C">
          <w:rPr>
            <w:webHidden/>
          </w:rPr>
          <w:tab/>
        </w:r>
        <w:r w:rsidR="0093480C">
          <w:rPr>
            <w:webHidden/>
          </w:rPr>
          <w:fldChar w:fldCharType="begin"/>
        </w:r>
        <w:r w:rsidR="0093480C">
          <w:rPr>
            <w:webHidden/>
          </w:rPr>
          <w:instrText xml:space="preserve"> PAGEREF _Toc524525616 \h </w:instrText>
        </w:r>
        <w:r w:rsidR="0093480C">
          <w:rPr>
            <w:webHidden/>
          </w:rPr>
        </w:r>
        <w:r w:rsidR="0093480C">
          <w:rPr>
            <w:webHidden/>
          </w:rPr>
          <w:fldChar w:fldCharType="separate"/>
        </w:r>
        <w:r w:rsidR="0093480C">
          <w:rPr>
            <w:webHidden/>
          </w:rPr>
          <w:t>18</w:t>
        </w:r>
        <w:r w:rsidR="0093480C">
          <w:rPr>
            <w:webHidden/>
          </w:rPr>
          <w:fldChar w:fldCharType="end"/>
        </w:r>
      </w:hyperlink>
    </w:p>
    <w:p w14:paraId="4D173CA0" w14:textId="77777777" w:rsidR="0093480C" w:rsidRDefault="008E18CA">
      <w:pPr>
        <w:pStyle w:val="TOC3"/>
        <w:rPr>
          <w:rFonts w:asciiTheme="minorHAnsi" w:eastAsiaTheme="minorEastAsia" w:hAnsiTheme="minorHAnsi" w:cstheme="minorBidi"/>
          <w:color w:val="auto"/>
          <w:sz w:val="22"/>
          <w:lang w:val="en-IN" w:eastAsia="en-IN"/>
        </w:rPr>
      </w:pPr>
      <w:hyperlink w:anchor="_Toc524525617" w:history="1">
        <w:r w:rsidR="0093480C" w:rsidRPr="00EE62B2">
          <w:rPr>
            <w:rStyle w:val="Hyperlink"/>
          </w:rPr>
          <w:t>8.1.4</w:t>
        </w:r>
        <w:r w:rsidR="0093480C">
          <w:rPr>
            <w:rFonts w:asciiTheme="minorHAnsi" w:eastAsiaTheme="minorEastAsia" w:hAnsiTheme="minorHAnsi" w:cstheme="minorBidi"/>
            <w:color w:val="auto"/>
            <w:sz w:val="22"/>
            <w:lang w:val="en-IN" w:eastAsia="en-IN"/>
          </w:rPr>
          <w:tab/>
        </w:r>
        <w:r w:rsidR="0093480C" w:rsidRPr="00EE62B2">
          <w:rPr>
            <w:rStyle w:val="Hyperlink"/>
          </w:rPr>
          <w:t>Longitudinal Load Design</w:t>
        </w:r>
        <w:r w:rsidR="0093480C">
          <w:rPr>
            <w:webHidden/>
          </w:rPr>
          <w:tab/>
        </w:r>
        <w:r w:rsidR="0093480C">
          <w:rPr>
            <w:webHidden/>
          </w:rPr>
          <w:fldChar w:fldCharType="begin"/>
        </w:r>
        <w:r w:rsidR="0093480C">
          <w:rPr>
            <w:webHidden/>
          </w:rPr>
          <w:instrText xml:space="preserve"> PAGEREF _Toc524525617 \h </w:instrText>
        </w:r>
        <w:r w:rsidR="0093480C">
          <w:rPr>
            <w:webHidden/>
          </w:rPr>
        </w:r>
        <w:r w:rsidR="0093480C">
          <w:rPr>
            <w:webHidden/>
          </w:rPr>
          <w:fldChar w:fldCharType="separate"/>
        </w:r>
        <w:r w:rsidR="0093480C">
          <w:rPr>
            <w:webHidden/>
          </w:rPr>
          <w:t>18</w:t>
        </w:r>
        <w:r w:rsidR="0093480C">
          <w:rPr>
            <w:webHidden/>
          </w:rPr>
          <w:fldChar w:fldCharType="end"/>
        </w:r>
      </w:hyperlink>
    </w:p>
    <w:p w14:paraId="0F7DA690" w14:textId="77777777" w:rsidR="0093480C" w:rsidRDefault="008E18CA">
      <w:pPr>
        <w:pStyle w:val="TOC3"/>
        <w:rPr>
          <w:rFonts w:asciiTheme="minorHAnsi" w:eastAsiaTheme="minorEastAsia" w:hAnsiTheme="minorHAnsi" w:cstheme="minorBidi"/>
          <w:color w:val="auto"/>
          <w:sz w:val="22"/>
          <w:lang w:val="en-IN" w:eastAsia="en-IN"/>
        </w:rPr>
      </w:pPr>
      <w:hyperlink w:anchor="_Toc524525618" w:history="1">
        <w:r w:rsidR="0093480C" w:rsidRPr="00EE62B2">
          <w:rPr>
            <w:rStyle w:val="Hyperlink"/>
          </w:rPr>
          <w:t>8.1.5</w:t>
        </w:r>
        <w:r w:rsidR="0093480C">
          <w:rPr>
            <w:rFonts w:asciiTheme="minorHAnsi" w:eastAsiaTheme="minorEastAsia" w:hAnsiTheme="minorHAnsi" w:cstheme="minorBidi"/>
            <w:color w:val="auto"/>
            <w:sz w:val="22"/>
            <w:lang w:val="en-IN" w:eastAsia="en-IN"/>
          </w:rPr>
          <w:tab/>
        </w:r>
        <w:r w:rsidR="0093480C" w:rsidRPr="00EE62B2">
          <w:rPr>
            <w:rStyle w:val="Hyperlink"/>
          </w:rPr>
          <w:t>Combined Load Design</w:t>
        </w:r>
        <w:r w:rsidR="0093480C">
          <w:rPr>
            <w:webHidden/>
          </w:rPr>
          <w:tab/>
        </w:r>
        <w:r w:rsidR="0093480C">
          <w:rPr>
            <w:webHidden/>
          </w:rPr>
          <w:fldChar w:fldCharType="begin"/>
        </w:r>
        <w:r w:rsidR="0093480C">
          <w:rPr>
            <w:webHidden/>
          </w:rPr>
          <w:instrText xml:space="preserve"> PAGEREF _Toc524525618 \h </w:instrText>
        </w:r>
        <w:r w:rsidR="0093480C">
          <w:rPr>
            <w:webHidden/>
          </w:rPr>
        </w:r>
        <w:r w:rsidR="0093480C">
          <w:rPr>
            <w:webHidden/>
          </w:rPr>
          <w:fldChar w:fldCharType="separate"/>
        </w:r>
        <w:r w:rsidR="0093480C">
          <w:rPr>
            <w:webHidden/>
          </w:rPr>
          <w:t>20</w:t>
        </w:r>
        <w:r w:rsidR="0093480C">
          <w:rPr>
            <w:webHidden/>
          </w:rPr>
          <w:fldChar w:fldCharType="end"/>
        </w:r>
      </w:hyperlink>
    </w:p>
    <w:p w14:paraId="626B8D05"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19" w:history="1">
        <w:r w:rsidR="0093480C" w:rsidRPr="00EE62B2">
          <w:rPr>
            <w:rStyle w:val="Hyperlink"/>
          </w:rPr>
          <w:t>9</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DNV-OS-F101</w:t>
        </w:r>
        <w:r w:rsidR="0093480C">
          <w:rPr>
            <w:webHidden/>
          </w:rPr>
          <w:tab/>
        </w:r>
        <w:r w:rsidR="0093480C">
          <w:rPr>
            <w:webHidden/>
          </w:rPr>
          <w:fldChar w:fldCharType="begin"/>
        </w:r>
        <w:r w:rsidR="0093480C">
          <w:rPr>
            <w:webHidden/>
          </w:rPr>
          <w:instrText xml:space="preserve"> PAGEREF _Toc524525619 \h </w:instrText>
        </w:r>
        <w:r w:rsidR="0093480C">
          <w:rPr>
            <w:webHidden/>
          </w:rPr>
        </w:r>
        <w:r w:rsidR="0093480C">
          <w:rPr>
            <w:webHidden/>
          </w:rPr>
          <w:fldChar w:fldCharType="separate"/>
        </w:r>
        <w:r w:rsidR="0093480C">
          <w:rPr>
            <w:webHidden/>
          </w:rPr>
          <w:t>20</w:t>
        </w:r>
        <w:r w:rsidR="0093480C">
          <w:rPr>
            <w:webHidden/>
          </w:rPr>
          <w:fldChar w:fldCharType="end"/>
        </w:r>
      </w:hyperlink>
    </w:p>
    <w:p w14:paraId="530DE72F" w14:textId="77777777" w:rsidR="0093480C" w:rsidRDefault="008E18CA">
      <w:pPr>
        <w:pStyle w:val="TOC2"/>
        <w:rPr>
          <w:rFonts w:asciiTheme="minorHAnsi" w:eastAsiaTheme="minorEastAsia" w:hAnsiTheme="minorHAnsi" w:cstheme="minorBidi"/>
          <w:color w:val="auto"/>
          <w:sz w:val="22"/>
          <w:lang w:val="en-IN" w:eastAsia="en-IN"/>
        </w:rPr>
      </w:pPr>
      <w:hyperlink w:anchor="_Toc524525620" w:history="1">
        <w:r w:rsidR="0093480C" w:rsidRPr="00EE62B2">
          <w:rPr>
            <w:rStyle w:val="Hyperlink"/>
          </w:rPr>
          <w:t>9.1</w:t>
        </w:r>
        <w:r w:rsidR="0093480C">
          <w:rPr>
            <w:rFonts w:asciiTheme="minorHAnsi" w:eastAsiaTheme="minorEastAsia" w:hAnsiTheme="minorHAnsi" w:cstheme="minorBidi"/>
            <w:color w:val="auto"/>
            <w:sz w:val="22"/>
            <w:lang w:val="en-IN" w:eastAsia="en-IN"/>
          </w:rPr>
          <w:tab/>
        </w:r>
        <w:r w:rsidR="0093480C" w:rsidRPr="00EE62B2">
          <w:rPr>
            <w:rStyle w:val="Hyperlink"/>
          </w:rPr>
          <w:t>Units</w:t>
        </w:r>
        <w:r w:rsidR="0093480C">
          <w:rPr>
            <w:webHidden/>
          </w:rPr>
          <w:tab/>
        </w:r>
        <w:r w:rsidR="0093480C">
          <w:rPr>
            <w:webHidden/>
          </w:rPr>
          <w:fldChar w:fldCharType="begin"/>
        </w:r>
        <w:r w:rsidR="0093480C">
          <w:rPr>
            <w:webHidden/>
          </w:rPr>
          <w:instrText xml:space="preserve"> PAGEREF _Toc524525620 \h </w:instrText>
        </w:r>
        <w:r w:rsidR="0093480C">
          <w:rPr>
            <w:webHidden/>
          </w:rPr>
        </w:r>
        <w:r w:rsidR="0093480C">
          <w:rPr>
            <w:webHidden/>
          </w:rPr>
          <w:fldChar w:fldCharType="separate"/>
        </w:r>
        <w:r w:rsidR="0093480C">
          <w:rPr>
            <w:webHidden/>
          </w:rPr>
          <w:t>20</w:t>
        </w:r>
        <w:r w:rsidR="0093480C">
          <w:rPr>
            <w:webHidden/>
          </w:rPr>
          <w:fldChar w:fldCharType="end"/>
        </w:r>
      </w:hyperlink>
    </w:p>
    <w:p w14:paraId="576AE544" w14:textId="77777777" w:rsidR="0093480C" w:rsidRDefault="008E18CA">
      <w:pPr>
        <w:pStyle w:val="TOC2"/>
        <w:rPr>
          <w:rFonts w:asciiTheme="minorHAnsi" w:eastAsiaTheme="minorEastAsia" w:hAnsiTheme="minorHAnsi" w:cstheme="minorBidi"/>
          <w:color w:val="auto"/>
          <w:sz w:val="22"/>
          <w:lang w:val="en-IN" w:eastAsia="en-IN"/>
        </w:rPr>
      </w:pPr>
      <w:hyperlink w:anchor="_Toc524525621" w:history="1">
        <w:r w:rsidR="0093480C" w:rsidRPr="00EE62B2">
          <w:rPr>
            <w:rStyle w:val="Hyperlink"/>
          </w:rPr>
          <w:t>9.2</w:t>
        </w:r>
        <w:r w:rsidR="0093480C">
          <w:rPr>
            <w:rFonts w:asciiTheme="minorHAnsi" w:eastAsiaTheme="minorEastAsia" w:hAnsiTheme="minorHAnsi" w:cstheme="minorBidi"/>
            <w:color w:val="auto"/>
            <w:sz w:val="22"/>
            <w:lang w:val="en-IN" w:eastAsia="en-IN"/>
          </w:rPr>
          <w:tab/>
        </w:r>
        <w:r w:rsidR="0093480C" w:rsidRPr="00EE62B2">
          <w:rPr>
            <w:rStyle w:val="Hyperlink"/>
          </w:rPr>
          <w:t>DNV-OS-F101.ini</w:t>
        </w:r>
        <w:r w:rsidR="0093480C">
          <w:rPr>
            <w:webHidden/>
          </w:rPr>
          <w:tab/>
        </w:r>
        <w:r w:rsidR="0093480C">
          <w:rPr>
            <w:webHidden/>
          </w:rPr>
          <w:fldChar w:fldCharType="begin"/>
        </w:r>
        <w:r w:rsidR="0093480C">
          <w:rPr>
            <w:webHidden/>
          </w:rPr>
          <w:instrText xml:space="preserve"> PAGEREF _Toc524525621 \h </w:instrText>
        </w:r>
        <w:r w:rsidR="0093480C">
          <w:rPr>
            <w:webHidden/>
          </w:rPr>
        </w:r>
        <w:r w:rsidR="0093480C">
          <w:rPr>
            <w:webHidden/>
          </w:rPr>
          <w:fldChar w:fldCharType="separate"/>
        </w:r>
        <w:r w:rsidR="0093480C">
          <w:rPr>
            <w:webHidden/>
          </w:rPr>
          <w:t>20</w:t>
        </w:r>
        <w:r w:rsidR="0093480C">
          <w:rPr>
            <w:webHidden/>
          </w:rPr>
          <w:fldChar w:fldCharType="end"/>
        </w:r>
      </w:hyperlink>
    </w:p>
    <w:p w14:paraId="3AEA50D3" w14:textId="77777777" w:rsidR="0093480C" w:rsidRDefault="008E18CA">
      <w:pPr>
        <w:pStyle w:val="TOC2"/>
        <w:rPr>
          <w:rFonts w:asciiTheme="minorHAnsi" w:eastAsiaTheme="minorEastAsia" w:hAnsiTheme="minorHAnsi" w:cstheme="minorBidi"/>
          <w:color w:val="auto"/>
          <w:sz w:val="22"/>
          <w:lang w:val="en-IN" w:eastAsia="en-IN"/>
        </w:rPr>
      </w:pPr>
      <w:hyperlink w:anchor="_Toc524525622" w:history="1">
        <w:r w:rsidR="0093480C" w:rsidRPr="00EE62B2">
          <w:rPr>
            <w:rStyle w:val="Hyperlink"/>
          </w:rPr>
          <w:t>9.3</w:t>
        </w:r>
        <w:r w:rsidR="0093480C">
          <w:rPr>
            <w:rFonts w:asciiTheme="minorHAnsi" w:eastAsiaTheme="minorEastAsia" w:hAnsiTheme="minorHAnsi" w:cstheme="minorBidi"/>
            <w:color w:val="auto"/>
            <w:sz w:val="22"/>
            <w:lang w:val="en-IN" w:eastAsia="en-IN"/>
          </w:rPr>
          <w:tab/>
        </w:r>
        <w:r w:rsidR="0093480C" w:rsidRPr="00EE62B2">
          <w:rPr>
            <w:rStyle w:val="Hyperlink"/>
          </w:rPr>
          <w:t>Rigid Pipe</w:t>
        </w:r>
        <w:r w:rsidR="0093480C">
          <w:rPr>
            <w:webHidden/>
          </w:rPr>
          <w:tab/>
        </w:r>
        <w:r w:rsidR="0093480C">
          <w:rPr>
            <w:webHidden/>
          </w:rPr>
          <w:fldChar w:fldCharType="begin"/>
        </w:r>
        <w:r w:rsidR="0093480C">
          <w:rPr>
            <w:webHidden/>
          </w:rPr>
          <w:instrText xml:space="preserve"> PAGEREF _Toc524525622 \h </w:instrText>
        </w:r>
        <w:r w:rsidR="0093480C">
          <w:rPr>
            <w:webHidden/>
          </w:rPr>
        </w:r>
        <w:r w:rsidR="0093480C">
          <w:rPr>
            <w:webHidden/>
          </w:rPr>
          <w:fldChar w:fldCharType="separate"/>
        </w:r>
        <w:r w:rsidR="0093480C">
          <w:rPr>
            <w:webHidden/>
          </w:rPr>
          <w:t>21</w:t>
        </w:r>
        <w:r w:rsidR="0093480C">
          <w:rPr>
            <w:webHidden/>
          </w:rPr>
          <w:fldChar w:fldCharType="end"/>
        </w:r>
      </w:hyperlink>
    </w:p>
    <w:p w14:paraId="4A2B7070" w14:textId="77777777" w:rsidR="0093480C" w:rsidRDefault="008E18CA">
      <w:pPr>
        <w:pStyle w:val="TOC3"/>
        <w:rPr>
          <w:rFonts w:asciiTheme="minorHAnsi" w:eastAsiaTheme="minorEastAsia" w:hAnsiTheme="minorHAnsi" w:cstheme="minorBidi"/>
          <w:color w:val="auto"/>
          <w:sz w:val="22"/>
          <w:lang w:val="en-IN" w:eastAsia="en-IN"/>
        </w:rPr>
      </w:pPr>
      <w:hyperlink w:anchor="_Toc524525623" w:history="1">
        <w:r w:rsidR="0093480C" w:rsidRPr="00EE62B2">
          <w:rPr>
            <w:rStyle w:val="Hyperlink"/>
          </w:rPr>
          <w:t>9.3.1</w:t>
        </w:r>
        <w:r w:rsidR="0093480C">
          <w:rPr>
            <w:rFonts w:asciiTheme="minorHAnsi" w:eastAsiaTheme="minorEastAsia" w:hAnsiTheme="minorHAnsi" w:cstheme="minorBidi"/>
            <w:color w:val="auto"/>
            <w:sz w:val="22"/>
            <w:lang w:val="en-IN" w:eastAsia="en-IN"/>
          </w:rPr>
          <w:tab/>
        </w:r>
        <w:r w:rsidR="0093480C" w:rsidRPr="00EE62B2">
          <w:rPr>
            <w:rStyle w:val="Hyperlink"/>
          </w:rPr>
          <w:t>Characteristic Material Properties</w:t>
        </w:r>
        <w:r w:rsidR="0093480C">
          <w:rPr>
            <w:webHidden/>
          </w:rPr>
          <w:tab/>
        </w:r>
        <w:r w:rsidR="0093480C">
          <w:rPr>
            <w:webHidden/>
          </w:rPr>
          <w:fldChar w:fldCharType="begin"/>
        </w:r>
        <w:r w:rsidR="0093480C">
          <w:rPr>
            <w:webHidden/>
          </w:rPr>
          <w:instrText xml:space="preserve"> PAGEREF _Toc524525623 \h </w:instrText>
        </w:r>
        <w:r w:rsidR="0093480C">
          <w:rPr>
            <w:webHidden/>
          </w:rPr>
        </w:r>
        <w:r w:rsidR="0093480C">
          <w:rPr>
            <w:webHidden/>
          </w:rPr>
          <w:fldChar w:fldCharType="separate"/>
        </w:r>
        <w:r w:rsidR="0093480C">
          <w:rPr>
            <w:webHidden/>
          </w:rPr>
          <w:t>27</w:t>
        </w:r>
        <w:r w:rsidR="0093480C">
          <w:rPr>
            <w:webHidden/>
          </w:rPr>
          <w:fldChar w:fldCharType="end"/>
        </w:r>
      </w:hyperlink>
    </w:p>
    <w:p w14:paraId="7F8564F5" w14:textId="77777777" w:rsidR="0093480C" w:rsidRDefault="008E18CA">
      <w:pPr>
        <w:pStyle w:val="TOC3"/>
        <w:rPr>
          <w:rFonts w:asciiTheme="minorHAnsi" w:eastAsiaTheme="minorEastAsia" w:hAnsiTheme="minorHAnsi" w:cstheme="minorBidi"/>
          <w:color w:val="auto"/>
          <w:sz w:val="22"/>
          <w:lang w:val="en-IN" w:eastAsia="en-IN"/>
        </w:rPr>
      </w:pPr>
      <w:hyperlink w:anchor="_Toc524525624" w:history="1">
        <w:r w:rsidR="0093480C" w:rsidRPr="00EE62B2">
          <w:rPr>
            <w:rStyle w:val="Hyperlink"/>
          </w:rPr>
          <w:t>9.3.2</w:t>
        </w:r>
        <w:r w:rsidR="0093480C">
          <w:rPr>
            <w:rFonts w:asciiTheme="minorHAnsi" w:eastAsiaTheme="minorEastAsia" w:hAnsiTheme="minorHAnsi" w:cstheme="minorBidi"/>
            <w:color w:val="auto"/>
            <w:sz w:val="22"/>
            <w:lang w:val="en-IN" w:eastAsia="en-IN"/>
          </w:rPr>
          <w:tab/>
        </w:r>
        <w:r w:rsidR="0093480C" w:rsidRPr="00EE62B2">
          <w:rPr>
            <w:rStyle w:val="Hyperlink"/>
          </w:rPr>
          <w:t>Pressure containment (bursting)</w:t>
        </w:r>
        <w:r w:rsidR="0093480C">
          <w:rPr>
            <w:webHidden/>
          </w:rPr>
          <w:tab/>
        </w:r>
        <w:r w:rsidR="0093480C">
          <w:rPr>
            <w:webHidden/>
          </w:rPr>
          <w:fldChar w:fldCharType="begin"/>
        </w:r>
        <w:r w:rsidR="0093480C">
          <w:rPr>
            <w:webHidden/>
          </w:rPr>
          <w:instrText xml:space="preserve"> PAGEREF _Toc524525624 \h </w:instrText>
        </w:r>
        <w:r w:rsidR="0093480C">
          <w:rPr>
            <w:webHidden/>
          </w:rPr>
        </w:r>
        <w:r w:rsidR="0093480C">
          <w:rPr>
            <w:webHidden/>
          </w:rPr>
          <w:fldChar w:fldCharType="separate"/>
        </w:r>
        <w:r w:rsidR="0093480C">
          <w:rPr>
            <w:webHidden/>
          </w:rPr>
          <w:t>28</w:t>
        </w:r>
        <w:r w:rsidR="0093480C">
          <w:rPr>
            <w:webHidden/>
          </w:rPr>
          <w:fldChar w:fldCharType="end"/>
        </w:r>
      </w:hyperlink>
    </w:p>
    <w:p w14:paraId="3B7EF6E7"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25" w:history="1">
        <w:r w:rsidR="0093480C" w:rsidRPr="00EE62B2">
          <w:rPr>
            <w:rStyle w:val="Hyperlink"/>
          </w:rPr>
          <w:t>10</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DNV-OS-F201 (Dynamic risers)</w:t>
        </w:r>
        <w:r w:rsidR="0093480C">
          <w:rPr>
            <w:webHidden/>
          </w:rPr>
          <w:tab/>
        </w:r>
        <w:r w:rsidR="0093480C">
          <w:rPr>
            <w:webHidden/>
          </w:rPr>
          <w:fldChar w:fldCharType="begin"/>
        </w:r>
        <w:r w:rsidR="0093480C">
          <w:rPr>
            <w:webHidden/>
          </w:rPr>
          <w:instrText xml:space="preserve"> PAGEREF _Toc524525625 \h </w:instrText>
        </w:r>
        <w:r w:rsidR="0093480C">
          <w:rPr>
            <w:webHidden/>
          </w:rPr>
        </w:r>
        <w:r w:rsidR="0093480C">
          <w:rPr>
            <w:webHidden/>
          </w:rPr>
          <w:fldChar w:fldCharType="separate"/>
        </w:r>
        <w:r w:rsidR="0093480C">
          <w:rPr>
            <w:webHidden/>
          </w:rPr>
          <w:t>31</w:t>
        </w:r>
        <w:r w:rsidR="0093480C">
          <w:rPr>
            <w:webHidden/>
          </w:rPr>
          <w:fldChar w:fldCharType="end"/>
        </w:r>
      </w:hyperlink>
    </w:p>
    <w:p w14:paraId="10D2C4FA" w14:textId="77777777" w:rsidR="0093480C" w:rsidRDefault="008E18CA">
      <w:pPr>
        <w:pStyle w:val="TOC3"/>
        <w:rPr>
          <w:rFonts w:asciiTheme="minorHAnsi" w:eastAsiaTheme="minorEastAsia" w:hAnsiTheme="minorHAnsi" w:cstheme="minorBidi"/>
          <w:color w:val="auto"/>
          <w:sz w:val="22"/>
          <w:lang w:val="en-IN" w:eastAsia="en-IN"/>
        </w:rPr>
      </w:pPr>
      <w:hyperlink w:anchor="_Toc524525626" w:history="1">
        <w:r w:rsidR="0093480C" w:rsidRPr="00EE62B2">
          <w:rPr>
            <w:rStyle w:val="Hyperlink"/>
          </w:rPr>
          <w:t>10.1.1</w:t>
        </w:r>
        <w:r w:rsidR="0093480C">
          <w:rPr>
            <w:rFonts w:asciiTheme="minorHAnsi" w:eastAsiaTheme="minorEastAsia" w:hAnsiTheme="minorHAnsi" w:cstheme="minorBidi"/>
            <w:color w:val="auto"/>
            <w:sz w:val="22"/>
            <w:lang w:val="en-IN" w:eastAsia="en-IN"/>
          </w:rPr>
          <w:tab/>
        </w:r>
        <w:r w:rsidR="0093480C" w:rsidRPr="00EE62B2">
          <w:rPr>
            <w:rStyle w:val="Hyperlink"/>
          </w:rPr>
          <w:t>Geometrical Parameters</w:t>
        </w:r>
        <w:r w:rsidR="0093480C">
          <w:rPr>
            <w:webHidden/>
          </w:rPr>
          <w:tab/>
        </w:r>
        <w:r w:rsidR="0093480C">
          <w:rPr>
            <w:webHidden/>
          </w:rPr>
          <w:fldChar w:fldCharType="begin"/>
        </w:r>
        <w:r w:rsidR="0093480C">
          <w:rPr>
            <w:webHidden/>
          </w:rPr>
          <w:instrText xml:space="preserve"> PAGEREF _Toc524525626 \h </w:instrText>
        </w:r>
        <w:r w:rsidR="0093480C">
          <w:rPr>
            <w:webHidden/>
          </w:rPr>
        </w:r>
        <w:r w:rsidR="0093480C">
          <w:rPr>
            <w:webHidden/>
          </w:rPr>
          <w:fldChar w:fldCharType="separate"/>
        </w:r>
        <w:r w:rsidR="0093480C">
          <w:rPr>
            <w:webHidden/>
          </w:rPr>
          <w:t>31</w:t>
        </w:r>
        <w:r w:rsidR="0093480C">
          <w:rPr>
            <w:webHidden/>
          </w:rPr>
          <w:fldChar w:fldCharType="end"/>
        </w:r>
      </w:hyperlink>
    </w:p>
    <w:p w14:paraId="00DB621F" w14:textId="77777777" w:rsidR="0093480C" w:rsidRDefault="008E18CA">
      <w:pPr>
        <w:pStyle w:val="TOC3"/>
        <w:rPr>
          <w:rFonts w:asciiTheme="minorHAnsi" w:eastAsiaTheme="minorEastAsia" w:hAnsiTheme="minorHAnsi" w:cstheme="minorBidi"/>
          <w:color w:val="auto"/>
          <w:sz w:val="22"/>
          <w:lang w:val="en-IN" w:eastAsia="en-IN"/>
        </w:rPr>
      </w:pPr>
      <w:hyperlink w:anchor="_Toc524525627" w:history="1">
        <w:r w:rsidR="0093480C" w:rsidRPr="00EE62B2">
          <w:rPr>
            <w:rStyle w:val="Hyperlink"/>
          </w:rPr>
          <w:t>10.1.2</w:t>
        </w:r>
        <w:r w:rsidR="0093480C">
          <w:rPr>
            <w:rFonts w:asciiTheme="minorHAnsi" w:eastAsiaTheme="minorEastAsia" w:hAnsiTheme="minorHAnsi" w:cstheme="minorBidi"/>
            <w:color w:val="auto"/>
            <w:sz w:val="22"/>
            <w:lang w:val="en-IN" w:eastAsia="en-IN"/>
          </w:rPr>
          <w:tab/>
        </w:r>
        <w:r w:rsidR="0093480C" w:rsidRPr="00EE62B2">
          <w:rPr>
            <w:rStyle w:val="Hyperlink"/>
          </w:rPr>
          <w:t>Design Load Effects</w:t>
        </w:r>
        <w:r w:rsidR="0093480C">
          <w:rPr>
            <w:webHidden/>
          </w:rPr>
          <w:tab/>
        </w:r>
        <w:r w:rsidR="0093480C">
          <w:rPr>
            <w:webHidden/>
          </w:rPr>
          <w:fldChar w:fldCharType="begin"/>
        </w:r>
        <w:r w:rsidR="0093480C">
          <w:rPr>
            <w:webHidden/>
          </w:rPr>
          <w:instrText xml:space="preserve"> PAGEREF _Toc524525627 \h </w:instrText>
        </w:r>
        <w:r w:rsidR="0093480C">
          <w:rPr>
            <w:webHidden/>
          </w:rPr>
        </w:r>
        <w:r w:rsidR="0093480C">
          <w:rPr>
            <w:webHidden/>
          </w:rPr>
          <w:fldChar w:fldCharType="separate"/>
        </w:r>
        <w:r w:rsidR="0093480C">
          <w:rPr>
            <w:webHidden/>
          </w:rPr>
          <w:t>31</w:t>
        </w:r>
        <w:r w:rsidR="0093480C">
          <w:rPr>
            <w:webHidden/>
          </w:rPr>
          <w:fldChar w:fldCharType="end"/>
        </w:r>
      </w:hyperlink>
    </w:p>
    <w:p w14:paraId="7B4FF4AF" w14:textId="77777777" w:rsidR="0093480C" w:rsidRDefault="008E18CA">
      <w:pPr>
        <w:pStyle w:val="TOC3"/>
        <w:rPr>
          <w:rFonts w:asciiTheme="minorHAnsi" w:eastAsiaTheme="minorEastAsia" w:hAnsiTheme="minorHAnsi" w:cstheme="minorBidi"/>
          <w:color w:val="auto"/>
          <w:sz w:val="22"/>
          <w:lang w:val="en-IN" w:eastAsia="en-IN"/>
        </w:rPr>
      </w:pPr>
      <w:hyperlink w:anchor="_Toc524525628" w:history="1">
        <w:r w:rsidR="0093480C" w:rsidRPr="00EE62B2">
          <w:rPr>
            <w:rStyle w:val="Hyperlink"/>
          </w:rPr>
          <w:t>10.1.3</w:t>
        </w:r>
        <w:r w:rsidR="0093480C">
          <w:rPr>
            <w:rFonts w:asciiTheme="minorHAnsi" w:eastAsiaTheme="minorEastAsia" w:hAnsiTheme="minorHAnsi" w:cstheme="minorBidi"/>
            <w:color w:val="auto"/>
            <w:sz w:val="22"/>
            <w:lang w:val="en-IN" w:eastAsia="en-IN"/>
          </w:rPr>
          <w:tab/>
        </w:r>
        <w:r w:rsidR="0093480C" w:rsidRPr="00EE62B2">
          <w:rPr>
            <w:rStyle w:val="Hyperlink"/>
          </w:rPr>
          <w:t>Load Effect Factors</w:t>
        </w:r>
        <w:r w:rsidR="0093480C">
          <w:rPr>
            <w:webHidden/>
          </w:rPr>
          <w:tab/>
        </w:r>
        <w:r w:rsidR="0093480C">
          <w:rPr>
            <w:webHidden/>
          </w:rPr>
          <w:fldChar w:fldCharType="begin"/>
        </w:r>
        <w:r w:rsidR="0093480C">
          <w:rPr>
            <w:webHidden/>
          </w:rPr>
          <w:instrText xml:space="preserve"> PAGEREF _Toc524525628 \h </w:instrText>
        </w:r>
        <w:r w:rsidR="0093480C">
          <w:rPr>
            <w:webHidden/>
          </w:rPr>
        </w:r>
        <w:r w:rsidR="0093480C">
          <w:rPr>
            <w:webHidden/>
          </w:rPr>
          <w:fldChar w:fldCharType="separate"/>
        </w:r>
        <w:r w:rsidR="0093480C">
          <w:rPr>
            <w:webHidden/>
          </w:rPr>
          <w:t>32</w:t>
        </w:r>
        <w:r w:rsidR="0093480C">
          <w:rPr>
            <w:webHidden/>
          </w:rPr>
          <w:fldChar w:fldCharType="end"/>
        </w:r>
      </w:hyperlink>
    </w:p>
    <w:p w14:paraId="456ACAF8" w14:textId="77777777" w:rsidR="0093480C" w:rsidRDefault="008E18CA">
      <w:pPr>
        <w:pStyle w:val="TOC3"/>
        <w:rPr>
          <w:rFonts w:asciiTheme="minorHAnsi" w:eastAsiaTheme="minorEastAsia" w:hAnsiTheme="minorHAnsi" w:cstheme="minorBidi"/>
          <w:color w:val="auto"/>
          <w:sz w:val="22"/>
          <w:lang w:val="en-IN" w:eastAsia="en-IN"/>
        </w:rPr>
      </w:pPr>
      <w:hyperlink w:anchor="_Toc524525629" w:history="1">
        <w:r w:rsidR="0093480C" w:rsidRPr="00EE62B2">
          <w:rPr>
            <w:rStyle w:val="Hyperlink"/>
          </w:rPr>
          <w:t>10.1.4</w:t>
        </w:r>
        <w:r w:rsidR="0093480C">
          <w:rPr>
            <w:rFonts w:asciiTheme="minorHAnsi" w:eastAsiaTheme="minorEastAsia" w:hAnsiTheme="minorHAnsi" w:cstheme="minorBidi"/>
            <w:color w:val="auto"/>
            <w:sz w:val="22"/>
            <w:lang w:val="en-IN" w:eastAsia="en-IN"/>
          </w:rPr>
          <w:tab/>
        </w:r>
        <w:r w:rsidR="0093480C" w:rsidRPr="00EE62B2">
          <w:rPr>
            <w:rStyle w:val="Hyperlink"/>
          </w:rPr>
          <w:t>Resistance Factors</w:t>
        </w:r>
        <w:r w:rsidR="0093480C">
          <w:rPr>
            <w:webHidden/>
          </w:rPr>
          <w:tab/>
        </w:r>
        <w:r w:rsidR="0093480C">
          <w:rPr>
            <w:webHidden/>
          </w:rPr>
          <w:fldChar w:fldCharType="begin"/>
        </w:r>
        <w:r w:rsidR="0093480C">
          <w:rPr>
            <w:webHidden/>
          </w:rPr>
          <w:instrText xml:space="preserve"> PAGEREF _Toc524525629 \h </w:instrText>
        </w:r>
        <w:r w:rsidR="0093480C">
          <w:rPr>
            <w:webHidden/>
          </w:rPr>
        </w:r>
        <w:r w:rsidR="0093480C">
          <w:rPr>
            <w:webHidden/>
          </w:rPr>
          <w:fldChar w:fldCharType="separate"/>
        </w:r>
        <w:r w:rsidR="0093480C">
          <w:rPr>
            <w:webHidden/>
          </w:rPr>
          <w:t>33</w:t>
        </w:r>
        <w:r w:rsidR="0093480C">
          <w:rPr>
            <w:webHidden/>
          </w:rPr>
          <w:fldChar w:fldCharType="end"/>
        </w:r>
      </w:hyperlink>
    </w:p>
    <w:p w14:paraId="2CF978F7" w14:textId="77777777" w:rsidR="0093480C" w:rsidRDefault="008E18CA">
      <w:pPr>
        <w:pStyle w:val="TOC2"/>
        <w:rPr>
          <w:rFonts w:asciiTheme="minorHAnsi" w:eastAsiaTheme="minorEastAsia" w:hAnsiTheme="minorHAnsi" w:cstheme="minorBidi"/>
          <w:color w:val="auto"/>
          <w:sz w:val="22"/>
          <w:lang w:val="en-IN" w:eastAsia="en-IN"/>
        </w:rPr>
      </w:pPr>
      <w:hyperlink w:anchor="_Toc524525630" w:history="1">
        <w:r w:rsidR="0093480C" w:rsidRPr="00EE62B2">
          <w:rPr>
            <w:rStyle w:val="Hyperlink"/>
          </w:rPr>
          <w:t>10.2</w:t>
        </w:r>
        <w:r w:rsidR="0093480C">
          <w:rPr>
            <w:rFonts w:asciiTheme="minorHAnsi" w:eastAsiaTheme="minorEastAsia" w:hAnsiTheme="minorHAnsi" w:cstheme="minorBidi"/>
            <w:color w:val="auto"/>
            <w:sz w:val="22"/>
            <w:lang w:val="en-IN" w:eastAsia="en-IN"/>
          </w:rPr>
          <w:tab/>
        </w:r>
        <w:r w:rsidR="0093480C" w:rsidRPr="00EE62B2">
          <w:rPr>
            <w:rStyle w:val="Hyperlink"/>
          </w:rPr>
          <w:t>Bursting</w:t>
        </w:r>
        <w:r w:rsidR="0093480C">
          <w:rPr>
            <w:webHidden/>
          </w:rPr>
          <w:tab/>
        </w:r>
        <w:r w:rsidR="0093480C">
          <w:rPr>
            <w:webHidden/>
          </w:rPr>
          <w:fldChar w:fldCharType="begin"/>
        </w:r>
        <w:r w:rsidR="0093480C">
          <w:rPr>
            <w:webHidden/>
          </w:rPr>
          <w:instrText xml:space="preserve"> PAGEREF _Toc524525630 \h </w:instrText>
        </w:r>
        <w:r w:rsidR="0093480C">
          <w:rPr>
            <w:webHidden/>
          </w:rPr>
        </w:r>
        <w:r w:rsidR="0093480C">
          <w:rPr>
            <w:webHidden/>
          </w:rPr>
          <w:fldChar w:fldCharType="separate"/>
        </w:r>
        <w:r w:rsidR="0093480C">
          <w:rPr>
            <w:webHidden/>
          </w:rPr>
          <w:t>33</w:t>
        </w:r>
        <w:r w:rsidR="0093480C">
          <w:rPr>
            <w:webHidden/>
          </w:rPr>
          <w:fldChar w:fldCharType="end"/>
        </w:r>
      </w:hyperlink>
    </w:p>
    <w:p w14:paraId="79A272A5" w14:textId="77777777" w:rsidR="0093480C" w:rsidRDefault="008E18CA">
      <w:pPr>
        <w:pStyle w:val="TOC2"/>
        <w:rPr>
          <w:rFonts w:asciiTheme="minorHAnsi" w:eastAsiaTheme="minorEastAsia" w:hAnsiTheme="minorHAnsi" w:cstheme="minorBidi"/>
          <w:color w:val="auto"/>
          <w:sz w:val="22"/>
          <w:lang w:val="en-IN" w:eastAsia="en-IN"/>
        </w:rPr>
      </w:pPr>
      <w:hyperlink w:anchor="_Toc524525631" w:history="1">
        <w:r w:rsidR="0093480C" w:rsidRPr="00EE62B2">
          <w:rPr>
            <w:rStyle w:val="Hyperlink"/>
          </w:rPr>
          <w:t>10.3</w:t>
        </w:r>
        <w:r w:rsidR="0093480C">
          <w:rPr>
            <w:rFonts w:asciiTheme="minorHAnsi" w:eastAsiaTheme="minorEastAsia" w:hAnsiTheme="minorHAnsi" w:cstheme="minorBidi"/>
            <w:color w:val="auto"/>
            <w:sz w:val="22"/>
            <w:lang w:val="en-IN" w:eastAsia="en-IN"/>
          </w:rPr>
          <w:tab/>
        </w:r>
        <w:r w:rsidR="0093480C" w:rsidRPr="00EE62B2">
          <w:rPr>
            <w:rStyle w:val="Hyperlink"/>
          </w:rPr>
          <w:t>System Hoop Buckling (Collapse)</w:t>
        </w:r>
        <w:r w:rsidR="0093480C">
          <w:rPr>
            <w:webHidden/>
          </w:rPr>
          <w:tab/>
        </w:r>
        <w:r w:rsidR="0093480C">
          <w:rPr>
            <w:webHidden/>
          </w:rPr>
          <w:fldChar w:fldCharType="begin"/>
        </w:r>
        <w:r w:rsidR="0093480C">
          <w:rPr>
            <w:webHidden/>
          </w:rPr>
          <w:instrText xml:space="preserve"> PAGEREF _Toc524525631 \h </w:instrText>
        </w:r>
        <w:r w:rsidR="0093480C">
          <w:rPr>
            <w:webHidden/>
          </w:rPr>
        </w:r>
        <w:r w:rsidR="0093480C">
          <w:rPr>
            <w:webHidden/>
          </w:rPr>
          <w:fldChar w:fldCharType="separate"/>
        </w:r>
        <w:r w:rsidR="0093480C">
          <w:rPr>
            <w:webHidden/>
          </w:rPr>
          <w:t>33</w:t>
        </w:r>
        <w:r w:rsidR="0093480C">
          <w:rPr>
            <w:webHidden/>
          </w:rPr>
          <w:fldChar w:fldCharType="end"/>
        </w:r>
      </w:hyperlink>
    </w:p>
    <w:p w14:paraId="681518C1"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32" w:history="1">
        <w:r w:rsidR="0093480C" w:rsidRPr="00EE62B2">
          <w:rPr>
            <w:rStyle w:val="Hyperlink"/>
          </w:rPr>
          <w:t>11</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Input Data Specification</w:t>
        </w:r>
        <w:r w:rsidR="0093480C">
          <w:rPr>
            <w:webHidden/>
          </w:rPr>
          <w:tab/>
        </w:r>
        <w:r w:rsidR="0093480C">
          <w:rPr>
            <w:webHidden/>
          </w:rPr>
          <w:fldChar w:fldCharType="begin"/>
        </w:r>
        <w:r w:rsidR="0093480C">
          <w:rPr>
            <w:webHidden/>
          </w:rPr>
          <w:instrText xml:space="preserve"> PAGEREF _Toc524525632 \h </w:instrText>
        </w:r>
        <w:r w:rsidR="0093480C">
          <w:rPr>
            <w:webHidden/>
          </w:rPr>
        </w:r>
        <w:r w:rsidR="0093480C">
          <w:rPr>
            <w:webHidden/>
          </w:rPr>
          <w:fldChar w:fldCharType="separate"/>
        </w:r>
        <w:r w:rsidR="0093480C">
          <w:rPr>
            <w:webHidden/>
          </w:rPr>
          <w:t>34</w:t>
        </w:r>
        <w:r w:rsidR="0093480C">
          <w:rPr>
            <w:webHidden/>
          </w:rPr>
          <w:fldChar w:fldCharType="end"/>
        </w:r>
      </w:hyperlink>
    </w:p>
    <w:p w14:paraId="0C6384D9" w14:textId="77777777" w:rsidR="0093480C" w:rsidRDefault="008E18CA">
      <w:pPr>
        <w:pStyle w:val="TOC3"/>
        <w:rPr>
          <w:rFonts w:asciiTheme="minorHAnsi" w:eastAsiaTheme="minorEastAsia" w:hAnsiTheme="minorHAnsi" w:cstheme="minorBidi"/>
          <w:color w:val="auto"/>
          <w:sz w:val="22"/>
          <w:lang w:val="en-IN" w:eastAsia="en-IN"/>
        </w:rPr>
      </w:pPr>
      <w:hyperlink w:anchor="_Toc524525633" w:history="1">
        <w:r w:rsidR="0093480C" w:rsidRPr="00EE62B2">
          <w:rPr>
            <w:rStyle w:val="Hyperlink"/>
          </w:rPr>
          <w:t>11.1.1</w:t>
        </w:r>
        <w:r w:rsidR="0093480C">
          <w:rPr>
            <w:rFonts w:asciiTheme="minorHAnsi" w:eastAsiaTheme="minorEastAsia" w:hAnsiTheme="minorHAnsi" w:cstheme="minorBidi"/>
            <w:color w:val="auto"/>
            <w:sz w:val="22"/>
            <w:lang w:val="en-IN" w:eastAsia="en-IN"/>
          </w:rPr>
          <w:tab/>
        </w:r>
        <w:r w:rsidR="0093480C" w:rsidRPr="00EE62B2">
          <w:rPr>
            <w:rStyle w:val="Hyperlink"/>
          </w:rPr>
          <w:t>Overview</w:t>
        </w:r>
        <w:r w:rsidR="0093480C">
          <w:rPr>
            <w:webHidden/>
          </w:rPr>
          <w:tab/>
        </w:r>
        <w:r w:rsidR="0093480C">
          <w:rPr>
            <w:webHidden/>
          </w:rPr>
          <w:fldChar w:fldCharType="begin"/>
        </w:r>
        <w:r w:rsidR="0093480C">
          <w:rPr>
            <w:webHidden/>
          </w:rPr>
          <w:instrText xml:space="preserve"> PAGEREF _Toc524525633 \h </w:instrText>
        </w:r>
        <w:r w:rsidR="0093480C">
          <w:rPr>
            <w:webHidden/>
          </w:rPr>
        </w:r>
        <w:r w:rsidR="0093480C">
          <w:rPr>
            <w:webHidden/>
          </w:rPr>
          <w:fldChar w:fldCharType="separate"/>
        </w:r>
        <w:r w:rsidR="0093480C">
          <w:rPr>
            <w:webHidden/>
          </w:rPr>
          <w:t>34</w:t>
        </w:r>
        <w:r w:rsidR="0093480C">
          <w:rPr>
            <w:webHidden/>
          </w:rPr>
          <w:fldChar w:fldCharType="end"/>
        </w:r>
      </w:hyperlink>
    </w:p>
    <w:p w14:paraId="60EC3F6A" w14:textId="77777777" w:rsidR="0093480C" w:rsidRDefault="008E18CA">
      <w:pPr>
        <w:pStyle w:val="TOC3"/>
        <w:rPr>
          <w:rFonts w:asciiTheme="minorHAnsi" w:eastAsiaTheme="minorEastAsia" w:hAnsiTheme="minorHAnsi" w:cstheme="minorBidi"/>
          <w:color w:val="auto"/>
          <w:sz w:val="22"/>
          <w:lang w:val="en-IN" w:eastAsia="en-IN"/>
        </w:rPr>
      </w:pPr>
      <w:hyperlink w:anchor="_Toc524525634" w:history="1">
        <w:r w:rsidR="0093480C" w:rsidRPr="00EE62B2">
          <w:rPr>
            <w:rStyle w:val="Hyperlink"/>
          </w:rPr>
          <w:t>11.1.2</w:t>
        </w:r>
        <w:r w:rsidR="0093480C">
          <w:rPr>
            <w:rFonts w:asciiTheme="minorHAnsi" w:eastAsiaTheme="minorEastAsia" w:hAnsiTheme="minorHAnsi" w:cstheme="minorBidi"/>
            <w:color w:val="auto"/>
            <w:sz w:val="22"/>
            <w:lang w:val="en-IN" w:eastAsia="en-IN"/>
          </w:rPr>
          <w:tab/>
        </w:r>
        <w:r w:rsidR="0093480C" w:rsidRPr="00EE62B2">
          <w:rPr>
            <w:rStyle w:val="Hyperlink"/>
          </w:rPr>
          <w:t>Design Matrix for Rigid Risers</w:t>
        </w:r>
        <w:r w:rsidR="0093480C">
          <w:rPr>
            <w:webHidden/>
          </w:rPr>
          <w:tab/>
        </w:r>
        <w:r w:rsidR="0093480C">
          <w:rPr>
            <w:webHidden/>
          </w:rPr>
          <w:fldChar w:fldCharType="begin"/>
        </w:r>
        <w:r w:rsidR="0093480C">
          <w:rPr>
            <w:webHidden/>
          </w:rPr>
          <w:instrText xml:space="preserve"> PAGEREF _Toc524525634 \h </w:instrText>
        </w:r>
        <w:r w:rsidR="0093480C">
          <w:rPr>
            <w:webHidden/>
          </w:rPr>
        </w:r>
        <w:r w:rsidR="0093480C">
          <w:rPr>
            <w:webHidden/>
          </w:rPr>
          <w:fldChar w:fldCharType="separate"/>
        </w:r>
        <w:r w:rsidR="0093480C">
          <w:rPr>
            <w:webHidden/>
          </w:rPr>
          <w:t>35</w:t>
        </w:r>
        <w:r w:rsidR="0093480C">
          <w:rPr>
            <w:webHidden/>
          </w:rPr>
          <w:fldChar w:fldCharType="end"/>
        </w:r>
      </w:hyperlink>
    </w:p>
    <w:p w14:paraId="6249A364"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35" w:history="1">
        <w:r w:rsidR="0093480C" w:rsidRPr="00EE62B2">
          <w:rPr>
            <w:rStyle w:val="Hyperlink"/>
          </w:rPr>
          <w:t>12</w:t>
        </w:r>
        <w:r w:rsidR="0093480C">
          <w:rPr>
            <w:rFonts w:asciiTheme="minorHAnsi" w:eastAsiaTheme="minorEastAsia" w:hAnsiTheme="minorHAnsi" w:cstheme="minorBidi"/>
            <w:b w:val="0"/>
            <w:caps w:val="0"/>
            <w:color w:val="auto"/>
            <w:sz w:val="22"/>
            <w:lang w:val="en-IN" w:eastAsia="en-IN"/>
          </w:rPr>
          <w:tab/>
        </w:r>
        <w:r w:rsidR="0093480C" w:rsidRPr="00EE62B2">
          <w:rPr>
            <w:rStyle w:val="Hyperlink"/>
          </w:rPr>
          <w:t>References.</w:t>
        </w:r>
        <w:r w:rsidR="0093480C">
          <w:rPr>
            <w:webHidden/>
          </w:rPr>
          <w:tab/>
        </w:r>
        <w:r w:rsidR="0093480C">
          <w:rPr>
            <w:webHidden/>
          </w:rPr>
          <w:fldChar w:fldCharType="begin"/>
        </w:r>
        <w:r w:rsidR="0093480C">
          <w:rPr>
            <w:webHidden/>
          </w:rPr>
          <w:instrText xml:space="preserve"> PAGEREF _Toc524525635 \h </w:instrText>
        </w:r>
        <w:r w:rsidR="0093480C">
          <w:rPr>
            <w:webHidden/>
          </w:rPr>
        </w:r>
        <w:r w:rsidR="0093480C">
          <w:rPr>
            <w:webHidden/>
          </w:rPr>
          <w:fldChar w:fldCharType="separate"/>
        </w:r>
        <w:r w:rsidR="0093480C">
          <w:rPr>
            <w:webHidden/>
          </w:rPr>
          <w:t>35</w:t>
        </w:r>
        <w:r w:rsidR="0093480C">
          <w:rPr>
            <w:webHidden/>
          </w:rPr>
          <w:fldChar w:fldCharType="end"/>
        </w:r>
      </w:hyperlink>
    </w:p>
    <w:p w14:paraId="3E0E2405"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36" w:history="1">
        <w:r w:rsidR="0093480C" w:rsidRPr="00EE62B2">
          <w:rPr>
            <w:rStyle w:val="Hyperlink"/>
          </w:rPr>
          <w:t>Appendix A – PROGRAM HISTORY</w:t>
        </w:r>
        <w:r w:rsidR="0093480C">
          <w:rPr>
            <w:webHidden/>
          </w:rPr>
          <w:tab/>
        </w:r>
        <w:r w:rsidR="0093480C">
          <w:rPr>
            <w:webHidden/>
          </w:rPr>
          <w:fldChar w:fldCharType="begin"/>
        </w:r>
        <w:r w:rsidR="0093480C">
          <w:rPr>
            <w:webHidden/>
          </w:rPr>
          <w:instrText xml:space="preserve"> PAGEREF _Toc524525636 \h </w:instrText>
        </w:r>
        <w:r w:rsidR="0093480C">
          <w:rPr>
            <w:webHidden/>
          </w:rPr>
        </w:r>
        <w:r w:rsidR="0093480C">
          <w:rPr>
            <w:webHidden/>
          </w:rPr>
          <w:fldChar w:fldCharType="separate"/>
        </w:r>
        <w:r w:rsidR="0093480C">
          <w:rPr>
            <w:webHidden/>
          </w:rPr>
          <w:t>36</w:t>
        </w:r>
        <w:r w:rsidR="0093480C">
          <w:rPr>
            <w:webHidden/>
          </w:rPr>
          <w:fldChar w:fldCharType="end"/>
        </w:r>
      </w:hyperlink>
    </w:p>
    <w:p w14:paraId="3F88B4D9"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37" w:history="1">
        <w:r w:rsidR="0093480C" w:rsidRPr="00EE62B2">
          <w:rPr>
            <w:rStyle w:val="Hyperlink"/>
          </w:rPr>
          <w:t>Appendix B - ERROR LOG</w:t>
        </w:r>
        <w:r w:rsidR="0093480C">
          <w:rPr>
            <w:webHidden/>
          </w:rPr>
          <w:tab/>
        </w:r>
        <w:r w:rsidR="0093480C">
          <w:rPr>
            <w:webHidden/>
          </w:rPr>
          <w:fldChar w:fldCharType="begin"/>
        </w:r>
        <w:r w:rsidR="0093480C">
          <w:rPr>
            <w:webHidden/>
          </w:rPr>
          <w:instrText xml:space="preserve"> PAGEREF _Toc524525637 \h </w:instrText>
        </w:r>
        <w:r w:rsidR="0093480C">
          <w:rPr>
            <w:webHidden/>
          </w:rPr>
        </w:r>
        <w:r w:rsidR="0093480C">
          <w:rPr>
            <w:webHidden/>
          </w:rPr>
          <w:fldChar w:fldCharType="separate"/>
        </w:r>
        <w:r w:rsidR="0093480C">
          <w:rPr>
            <w:webHidden/>
          </w:rPr>
          <w:t>36</w:t>
        </w:r>
        <w:r w:rsidR="0093480C">
          <w:rPr>
            <w:webHidden/>
          </w:rPr>
          <w:fldChar w:fldCharType="end"/>
        </w:r>
      </w:hyperlink>
    </w:p>
    <w:p w14:paraId="7A8ECB49" w14:textId="77777777" w:rsidR="0093480C" w:rsidRDefault="008E18CA">
      <w:pPr>
        <w:pStyle w:val="TOC2"/>
        <w:rPr>
          <w:rFonts w:asciiTheme="minorHAnsi" w:eastAsiaTheme="minorEastAsia" w:hAnsiTheme="minorHAnsi" w:cstheme="minorBidi"/>
          <w:color w:val="auto"/>
          <w:sz w:val="22"/>
          <w:lang w:val="en-IN" w:eastAsia="en-IN"/>
        </w:rPr>
      </w:pPr>
      <w:hyperlink w:anchor="_Toc524525638" w:history="1">
        <w:r w:rsidR="0093480C" w:rsidRPr="00EE62B2">
          <w:rPr>
            <w:rStyle w:val="Hyperlink"/>
          </w:rPr>
          <w:t>B.1</w:t>
        </w:r>
        <w:r w:rsidR="0093480C">
          <w:rPr>
            <w:rFonts w:asciiTheme="minorHAnsi" w:eastAsiaTheme="minorEastAsia" w:hAnsiTheme="minorHAnsi" w:cstheme="minorBidi"/>
            <w:color w:val="auto"/>
            <w:sz w:val="22"/>
            <w:lang w:val="en-IN" w:eastAsia="en-IN"/>
          </w:rPr>
          <w:tab/>
        </w:r>
        <w:r w:rsidR="0093480C" w:rsidRPr="00EE62B2">
          <w:rPr>
            <w:rStyle w:val="Hyperlink"/>
          </w:rPr>
          <w:t>Calculation Errors</w:t>
        </w:r>
        <w:r w:rsidR="0093480C">
          <w:rPr>
            <w:webHidden/>
          </w:rPr>
          <w:tab/>
        </w:r>
        <w:r w:rsidR="0093480C">
          <w:rPr>
            <w:webHidden/>
          </w:rPr>
          <w:fldChar w:fldCharType="begin"/>
        </w:r>
        <w:r w:rsidR="0093480C">
          <w:rPr>
            <w:webHidden/>
          </w:rPr>
          <w:instrText xml:space="preserve"> PAGEREF _Toc524525638 \h </w:instrText>
        </w:r>
        <w:r w:rsidR="0093480C">
          <w:rPr>
            <w:webHidden/>
          </w:rPr>
        </w:r>
        <w:r w:rsidR="0093480C">
          <w:rPr>
            <w:webHidden/>
          </w:rPr>
          <w:fldChar w:fldCharType="separate"/>
        </w:r>
        <w:r w:rsidR="0093480C">
          <w:rPr>
            <w:webHidden/>
          </w:rPr>
          <w:t>36</w:t>
        </w:r>
        <w:r w:rsidR="0093480C">
          <w:rPr>
            <w:webHidden/>
          </w:rPr>
          <w:fldChar w:fldCharType="end"/>
        </w:r>
      </w:hyperlink>
    </w:p>
    <w:p w14:paraId="5319A348"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39" w:history="1">
        <w:r w:rsidR="0093480C" w:rsidRPr="00EE62B2">
          <w:rPr>
            <w:rStyle w:val="Hyperlink"/>
          </w:rPr>
          <w:t>Appendix C -test cases.</w:t>
        </w:r>
        <w:r w:rsidR="0093480C">
          <w:rPr>
            <w:webHidden/>
          </w:rPr>
          <w:tab/>
        </w:r>
        <w:r w:rsidR="0093480C">
          <w:rPr>
            <w:webHidden/>
          </w:rPr>
          <w:fldChar w:fldCharType="begin"/>
        </w:r>
        <w:r w:rsidR="0093480C">
          <w:rPr>
            <w:webHidden/>
          </w:rPr>
          <w:instrText xml:space="preserve"> PAGEREF _Toc524525639 \h </w:instrText>
        </w:r>
        <w:r w:rsidR="0093480C">
          <w:rPr>
            <w:webHidden/>
          </w:rPr>
        </w:r>
        <w:r w:rsidR="0093480C">
          <w:rPr>
            <w:webHidden/>
          </w:rPr>
          <w:fldChar w:fldCharType="separate"/>
        </w:r>
        <w:r w:rsidR="0093480C">
          <w:rPr>
            <w:webHidden/>
          </w:rPr>
          <w:t>37</w:t>
        </w:r>
        <w:r w:rsidR="0093480C">
          <w:rPr>
            <w:webHidden/>
          </w:rPr>
          <w:fldChar w:fldCharType="end"/>
        </w:r>
      </w:hyperlink>
    </w:p>
    <w:p w14:paraId="1999F36D" w14:textId="77777777" w:rsidR="0093480C" w:rsidRDefault="008E18CA">
      <w:pPr>
        <w:pStyle w:val="TOC1"/>
        <w:rPr>
          <w:rFonts w:asciiTheme="minorHAnsi" w:eastAsiaTheme="minorEastAsia" w:hAnsiTheme="minorHAnsi" w:cstheme="minorBidi"/>
          <w:b w:val="0"/>
          <w:caps w:val="0"/>
          <w:color w:val="auto"/>
          <w:sz w:val="22"/>
          <w:lang w:val="en-IN" w:eastAsia="en-IN"/>
        </w:rPr>
      </w:pPr>
      <w:hyperlink w:anchor="_Toc524525640" w:history="1">
        <w:r w:rsidR="0093480C" w:rsidRPr="00EE62B2">
          <w:rPr>
            <w:rStyle w:val="Hyperlink"/>
          </w:rPr>
          <w:t>Appendix D validation</w:t>
        </w:r>
        <w:r w:rsidR="0093480C">
          <w:rPr>
            <w:webHidden/>
          </w:rPr>
          <w:tab/>
        </w:r>
        <w:r w:rsidR="0093480C">
          <w:rPr>
            <w:webHidden/>
          </w:rPr>
          <w:fldChar w:fldCharType="begin"/>
        </w:r>
        <w:r w:rsidR="0093480C">
          <w:rPr>
            <w:webHidden/>
          </w:rPr>
          <w:instrText xml:space="preserve"> PAGEREF _Toc524525640 \h </w:instrText>
        </w:r>
        <w:r w:rsidR="0093480C">
          <w:rPr>
            <w:webHidden/>
          </w:rPr>
        </w:r>
        <w:r w:rsidR="0093480C">
          <w:rPr>
            <w:webHidden/>
          </w:rPr>
          <w:fldChar w:fldCharType="separate"/>
        </w:r>
        <w:r w:rsidR="0093480C">
          <w:rPr>
            <w:webHidden/>
          </w:rPr>
          <w:t>37</w:t>
        </w:r>
        <w:r w:rsidR="0093480C">
          <w:rPr>
            <w:webHidden/>
          </w:rPr>
          <w:fldChar w:fldCharType="end"/>
        </w:r>
      </w:hyperlink>
    </w:p>
    <w:p w14:paraId="15A16523" w14:textId="23B43B25" w:rsidR="00044DB0" w:rsidRDefault="00A11424" w:rsidP="003865CD">
      <w:r>
        <w:rPr>
          <w:rFonts w:cs="Tahoma"/>
          <w:b/>
          <w:caps/>
          <w:noProof/>
          <w:color w:val="003150"/>
          <w:szCs w:val="22"/>
        </w:rPr>
        <w:fldChar w:fldCharType="end"/>
      </w:r>
    </w:p>
    <w:p w14:paraId="6BB1A656" w14:textId="77777777" w:rsidR="0056118A" w:rsidRDefault="0056118A" w:rsidP="00355533">
      <w:pPr>
        <w:pStyle w:val="Heading1"/>
        <w:numPr>
          <w:ilvl w:val="0"/>
          <w:numId w:val="0"/>
        </w:numPr>
        <w:ind w:left="794"/>
        <w:sectPr w:rsidR="0056118A" w:rsidSect="009A6042">
          <w:headerReference w:type="default" r:id="rId10"/>
          <w:footerReference w:type="default" r:id="rId11"/>
          <w:pgSz w:w="12240" w:h="15840" w:code="1"/>
          <w:pgMar w:top="2294" w:right="1138" w:bottom="1138" w:left="1138" w:header="562" w:footer="461" w:gutter="0"/>
          <w:pgNumType w:start="0"/>
          <w:cols w:space="720"/>
          <w:titlePg/>
          <w:docGrid w:linePitch="326"/>
        </w:sectPr>
      </w:pPr>
    </w:p>
    <w:p w14:paraId="44EA9B0E" w14:textId="77777777" w:rsidR="00CC3CA5" w:rsidRDefault="00CC3CA5" w:rsidP="00CC3CA5">
      <w:pPr>
        <w:pStyle w:val="Heading1"/>
      </w:pPr>
      <w:bookmarkStart w:id="0" w:name="_Toc524525594"/>
      <w:r>
        <w:lastRenderedPageBreak/>
        <w:t>INTRODUCTION</w:t>
      </w:r>
      <w:bookmarkEnd w:id="0"/>
    </w:p>
    <w:p w14:paraId="6B7A333A" w14:textId="3D07BFB2" w:rsidR="00166F1D" w:rsidRDefault="00166F1D" w:rsidP="00166F1D">
      <w:pPr>
        <w:ind w:left="720"/>
        <w:jc w:val="left"/>
      </w:pPr>
      <w:r>
        <w:t>The codes addressed in the document are:</w:t>
      </w:r>
    </w:p>
    <w:p w14:paraId="4DF7F891" w14:textId="34F94B9B" w:rsidR="00166F1D" w:rsidRDefault="00166F1D" w:rsidP="0093480C">
      <w:pPr>
        <w:pStyle w:val="ListParagraph"/>
        <w:numPr>
          <w:ilvl w:val="0"/>
          <w:numId w:val="69"/>
        </w:numPr>
        <w:jc w:val="left"/>
      </w:pPr>
      <w:r>
        <w:t>API RP 2RD</w:t>
      </w:r>
      <w:r w:rsidR="0093480C">
        <w:t xml:space="preserve"> </w:t>
      </w:r>
    </w:p>
    <w:p w14:paraId="3562325F" w14:textId="559FC6B9" w:rsidR="00166F1D" w:rsidRDefault="00166F1D" w:rsidP="00166F1D">
      <w:pPr>
        <w:pStyle w:val="ListParagraph"/>
        <w:numPr>
          <w:ilvl w:val="0"/>
          <w:numId w:val="69"/>
        </w:numPr>
        <w:jc w:val="left"/>
      </w:pPr>
      <w:r>
        <w:t>API STD 2RD</w:t>
      </w:r>
    </w:p>
    <w:p w14:paraId="2F47193B" w14:textId="741343EE" w:rsidR="00166F1D" w:rsidRDefault="00166F1D" w:rsidP="00166F1D">
      <w:pPr>
        <w:pStyle w:val="ListParagraph"/>
        <w:numPr>
          <w:ilvl w:val="0"/>
          <w:numId w:val="69"/>
        </w:numPr>
        <w:jc w:val="left"/>
      </w:pPr>
      <w:r>
        <w:t>DNV OS F1O1</w:t>
      </w:r>
    </w:p>
    <w:p w14:paraId="2221E724" w14:textId="48019608" w:rsidR="00166F1D" w:rsidRDefault="00166F1D" w:rsidP="00166F1D">
      <w:pPr>
        <w:pStyle w:val="ListParagraph"/>
        <w:numPr>
          <w:ilvl w:val="0"/>
          <w:numId w:val="69"/>
        </w:numPr>
        <w:jc w:val="left"/>
      </w:pPr>
      <w:r>
        <w:t>DNV OS F2O1</w:t>
      </w:r>
    </w:p>
    <w:p w14:paraId="503CCFED" w14:textId="24D4A9E1" w:rsidR="00166F1D" w:rsidRDefault="00166F1D" w:rsidP="00166F1D">
      <w:pPr>
        <w:pStyle w:val="ListParagraph"/>
        <w:numPr>
          <w:ilvl w:val="0"/>
          <w:numId w:val="69"/>
        </w:numPr>
        <w:jc w:val="left"/>
      </w:pPr>
      <w:r>
        <w:t>API RP 1111</w:t>
      </w:r>
    </w:p>
    <w:p w14:paraId="0D85DE27" w14:textId="49CF92B8" w:rsidR="00166F1D" w:rsidRDefault="00166F1D" w:rsidP="00166F1D">
      <w:pPr>
        <w:pStyle w:val="ListParagraph"/>
        <w:numPr>
          <w:ilvl w:val="0"/>
          <w:numId w:val="69"/>
        </w:numPr>
        <w:jc w:val="left"/>
        <w:rPr>
          <w:highlight w:val="yellow"/>
        </w:rPr>
      </w:pPr>
      <w:r w:rsidRPr="00166F1D">
        <w:rPr>
          <w:highlight w:val="yellow"/>
        </w:rPr>
        <w:t>API 5C</w:t>
      </w:r>
    </w:p>
    <w:p w14:paraId="3B3C8A64" w14:textId="77777777" w:rsidR="00166F1D" w:rsidRDefault="00166F1D" w:rsidP="007A5695">
      <w:pPr>
        <w:jc w:val="left"/>
        <w:rPr>
          <w:highlight w:val="yellow"/>
        </w:rPr>
      </w:pPr>
    </w:p>
    <w:tbl>
      <w:tblPr>
        <w:tblStyle w:val="TableGrid"/>
        <w:tblW w:w="10093" w:type="dxa"/>
        <w:jc w:val="center"/>
        <w:tblLayout w:type="fixed"/>
        <w:tblLook w:val="04A0" w:firstRow="1" w:lastRow="0" w:firstColumn="1" w:lastColumn="0" w:noHBand="0" w:noVBand="1"/>
      </w:tblPr>
      <w:tblGrid>
        <w:gridCol w:w="1413"/>
        <w:gridCol w:w="1843"/>
        <w:gridCol w:w="4110"/>
        <w:gridCol w:w="2321"/>
        <w:gridCol w:w="406"/>
      </w:tblGrid>
      <w:tr w:rsidR="009E7B0C" w14:paraId="1DB7C536" w14:textId="103987D4" w:rsidTr="002D5CB4">
        <w:trPr>
          <w:trHeight w:val="252"/>
          <w:jc w:val="center"/>
        </w:trPr>
        <w:tc>
          <w:tcPr>
            <w:tcW w:w="1413" w:type="dxa"/>
          </w:tcPr>
          <w:p w14:paraId="04A6C276" w14:textId="621A0D68" w:rsidR="009E7B0C" w:rsidRPr="00617D0C" w:rsidRDefault="009E7B0C" w:rsidP="009E7B0C">
            <w:pPr>
              <w:jc w:val="left"/>
            </w:pPr>
            <w:r w:rsidRPr="00617D0C">
              <w:t>Codes</w:t>
            </w:r>
          </w:p>
        </w:tc>
        <w:tc>
          <w:tcPr>
            <w:tcW w:w="1843" w:type="dxa"/>
          </w:tcPr>
          <w:p w14:paraId="0C7EC917" w14:textId="54466F04" w:rsidR="009E7B0C" w:rsidRPr="00617D0C" w:rsidRDefault="009E7B0C" w:rsidP="009E7B0C">
            <w:pPr>
              <w:jc w:val="left"/>
            </w:pPr>
            <w:r w:rsidRPr="00617D0C">
              <w:t>Burst</w:t>
            </w:r>
          </w:p>
        </w:tc>
        <w:tc>
          <w:tcPr>
            <w:tcW w:w="4110" w:type="dxa"/>
          </w:tcPr>
          <w:p w14:paraId="76F52EE0" w14:textId="49447E6C" w:rsidR="009E7B0C" w:rsidRPr="00617D0C" w:rsidRDefault="009E7B0C" w:rsidP="009E7B0C">
            <w:pPr>
              <w:jc w:val="left"/>
            </w:pPr>
            <w:r w:rsidRPr="00617D0C">
              <w:t>Collapse</w:t>
            </w:r>
          </w:p>
        </w:tc>
        <w:tc>
          <w:tcPr>
            <w:tcW w:w="2321" w:type="dxa"/>
          </w:tcPr>
          <w:p w14:paraId="37143811" w14:textId="5C9BC487" w:rsidR="009E7B0C" w:rsidRPr="00617D0C" w:rsidRDefault="009E7B0C" w:rsidP="009E7B0C">
            <w:pPr>
              <w:jc w:val="left"/>
            </w:pPr>
            <w:r w:rsidRPr="00617D0C">
              <w:t>Combined Loading</w:t>
            </w:r>
          </w:p>
        </w:tc>
        <w:tc>
          <w:tcPr>
            <w:tcW w:w="406" w:type="dxa"/>
          </w:tcPr>
          <w:p w14:paraId="0A1C836C" w14:textId="6A2BD0BE" w:rsidR="009E7B0C" w:rsidRPr="00617D0C" w:rsidRDefault="009E7B0C" w:rsidP="009E7B0C">
            <w:pPr>
              <w:jc w:val="left"/>
            </w:pPr>
          </w:p>
        </w:tc>
      </w:tr>
      <w:tr w:rsidR="009E7B0C" w14:paraId="2112E5BB" w14:textId="02EA6A94" w:rsidTr="002D5CB4">
        <w:trPr>
          <w:trHeight w:val="267"/>
          <w:jc w:val="center"/>
        </w:trPr>
        <w:tc>
          <w:tcPr>
            <w:tcW w:w="1413" w:type="dxa"/>
          </w:tcPr>
          <w:p w14:paraId="2E1564B6" w14:textId="0CE96AF3" w:rsidR="009E7B0C" w:rsidRDefault="009E7B0C" w:rsidP="009E7B0C">
            <w:pPr>
              <w:jc w:val="left"/>
              <w:rPr>
                <w:highlight w:val="yellow"/>
              </w:rPr>
            </w:pPr>
            <w:r w:rsidRPr="0087585F">
              <w:t>API RP 2RD</w:t>
            </w:r>
          </w:p>
        </w:tc>
        <w:tc>
          <w:tcPr>
            <w:tcW w:w="1843" w:type="dxa"/>
          </w:tcPr>
          <w:p w14:paraId="05C56786" w14:textId="7DAFD852" w:rsidR="009E7B0C" w:rsidRDefault="00A85A4D" w:rsidP="009E7B0C">
            <w:pPr>
              <w:jc w:val="left"/>
              <w:rPr>
                <w:highlight w:val="yellow"/>
              </w:rPr>
            </w:pPr>
            <w:r>
              <w:rPr>
                <w:highlight w:val="yellow"/>
              </w:rPr>
              <w:t>?</w:t>
            </w:r>
          </w:p>
        </w:tc>
        <w:tc>
          <w:tcPr>
            <w:tcW w:w="4110" w:type="dxa"/>
          </w:tcPr>
          <w:p w14:paraId="01212526" w14:textId="5E0ABA92" w:rsidR="009E7B0C" w:rsidRDefault="00A85A4D" w:rsidP="009E7B0C">
            <w:pPr>
              <w:jc w:val="left"/>
              <w:rPr>
                <w:highlight w:val="yellow"/>
              </w:rPr>
            </w:pPr>
            <w:r>
              <w:rPr>
                <w:highlight w:val="yellow"/>
              </w:rPr>
              <w:t>?</w:t>
            </w:r>
          </w:p>
        </w:tc>
        <w:tc>
          <w:tcPr>
            <w:tcW w:w="2321" w:type="dxa"/>
          </w:tcPr>
          <w:p w14:paraId="6F9ACF62" w14:textId="5CA46BBF" w:rsidR="009E7B0C" w:rsidRDefault="00A85A4D" w:rsidP="009E7B0C">
            <w:pPr>
              <w:jc w:val="left"/>
              <w:rPr>
                <w:highlight w:val="yellow"/>
              </w:rPr>
            </w:pPr>
            <w:r>
              <w:rPr>
                <w:highlight w:val="yellow"/>
              </w:rPr>
              <w:t>?</w:t>
            </w:r>
          </w:p>
        </w:tc>
        <w:tc>
          <w:tcPr>
            <w:tcW w:w="406" w:type="dxa"/>
          </w:tcPr>
          <w:p w14:paraId="760766E9" w14:textId="77777777" w:rsidR="009E7B0C" w:rsidRDefault="009E7B0C" w:rsidP="009E7B0C">
            <w:pPr>
              <w:jc w:val="left"/>
              <w:rPr>
                <w:highlight w:val="yellow"/>
              </w:rPr>
            </w:pPr>
          </w:p>
        </w:tc>
      </w:tr>
      <w:tr w:rsidR="009E7B0C" w14:paraId="314DC9AD" w14:textId="1503ECDD" w:rsidTr="000B1222">
        <w:trPr>
          <w:trHeight w:val="5151"/>
          <w:jc w:val="center"/>
        </w:trPr>
        <w:tc>
          <w:tcPr>
            <w:tcW w:w="1413" w:type="dxa"/>
          </w:tcPr>
          <w:p w14:paraId="6D03F100" w14:textId="439A5BEC" w:rsidR="009E7B0C" w:rsidRDefault="009E7B0C" w:rsidP="009E7B0C">
            <w:pPr>
              <w:jc w:val="left"/>
              <w:rPr>
                <w:highlight w:val="yellow"/>
              </w:rPr>
            </w:pPr>
            <w:r w:rsidRPr="0087585F">
              <w:t>API STD 2RD</w:t>
            </w:r>
          </w:p>
        </w:tc>
        <w:tc>
          <w:tcPr>
            <w:tcW w:w="1843" w:type="dxa"/>
          </w:tcPr>
          <w:p w14:paraId="4B41846F" w14:textId="29CEAA5E" w:rsidR="009E7B0C" w:rsidRDefault="00D91EF0" w:rsidP="009E7B0C">
            <w:pPr>
              <w:jc w:val="left"/>
              <w:rPr>
                <w:highlight w:val="yellow"/>
              </w:rPr>
            </w:pPr>
            <w:r>
              <w:rPr>
                <w:noProof/>
                <w:lang w:val="en-IN" w:eastAsia="en-IN"/>
              </w:rPr>
              <w:drawing>
                <wp:inline distT="0" distB="0" distL="0" distR="0" wp14:anchorId="48E66269" wp14:editId="2431C53F">
                  <wp:extent cx="1033145" cy="212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33145" cy="212090"/>
                          </a:xfrm>
                          <a:prstGeom prst="rect">
                            <a:avLst/>
                          </a:prstGeom>
                        </pic:spPr>
                      </pic:pic>
                    </a:graphicData>
                  </a:graphic>
                </wp:inline>
              </w:drawing>
            </w:r>
          </w:p>
        </w:tc>
        <w:tc>
          <w:tcPr>
            <w:tcW w:w="4110" w:type="dxa"/>
          </w:tcPr>
          <w:p w14:paraId="2B8284D8" w14:textId="746CFC98" w:rsidR="009E7B0C" w:rsidRDefault="003E5AEB" w:rsidP="008D52B1">
            <w:pPr>
              <w:rPr>
                <w:highlight w:val="yellow"/>
              </w:rPr>
            </w:pPr>
            <w:r>
              <w:rPr>
                <w:noProof/>
                <w:lang w:val="en-IN" w:eastAsia="en-IN"/>
              </w:rPr>
              <w:drawing>
                <wp:inline distT="0" distB="0" distL="0" distR="0" wp14:anchorId="6C7DB431" wp14:editId="52FAD8F0">
                  <wp:extent cx="931492" cy="487627"/>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42881" cy="493589"/>
                          </a:xfrm>
                          <a:prstGeom prst="rect">
                            <a:avLst/>
                          </a:prstGeom>
                        </pic:spPr>
                      </pic:pic>
                    </a:graphicData>
                  </a:graphic>
                </wp:inline>
              </w:drawing>
            </w:r>
          </w:p>
        </w:tc>
        <w:tc>
          <w:tcPr>
            <w:tcW w:w="2321" w:type="dxa"/>
          </w:tcPr>
          <w:p w14:paraId="59AA5FEC" w14:textId="3350EFBB" w:rsidR="000B1222" w:rsidRDefault="000B1222" w:rsidP="009E7B0C">
            <w:pPr>
              <w:jc w:val="left"/>
              <w:rPr>
                <w:noProof/>
                <w:lang w:val="en-IN" w:eastAsia="en-IN"/>
              </w:rPr>
            </w:pPr>
            <w:r>
              <w:rPr>
                <w:noProof/>
                <w:lang w:val="en-IN" w:eastAsia="en-IN"/>
              </w:rPr>
              <w:t>Method1:</w:t>
            </w:r>
          </w:p>
          <w:p w14:paraId="4309AD61" w14:textId="604E48B7" w:rsidR="000B1222" w:rsidRDefault="000B1222" w:rsidP="009E7B0C">
            <w:pPr>
              <w:jc w:val="left"/>
              <w:rPr>
                <w:noProof/>
                <w:lang w:val="en-IN" w:eastAsia="en-IN"/>
              </w:rPr>
            </w:pPr>
            <w:r>
              <w:rPr>
                <w:noProof/>
                <w:lang w:val="en-IN" w:eastAsia="en-IN"/>
              </w:rPr>
              <w:drawing>
                <wp:inline distT="0" distB="0" distL="0" distR="0" wp14:anchorId="3648816D" wp14:editId="169A107C">
                  <wp:extent cx="1336675" cy="4743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36675" cy="474345"/>
                          </a:xfrm>
                          <a:prstGeom prst="rect">
                            <a:avLst/>
                          </a:prstGeom>
                        </pic:spPr>
                      </pic:pic>
                    </a:graphicData>
                  </a:graphic>
                </wp:inline>
              </w:drawing>
            </w:r>
          </w:p>
          <w:p w14:paraId="1EFE8930" w14:textId="77777777" w:rsidR="000B1222" w:rsidRDefault="000B1222" w:rsidP="009E7B0C">
            <w:pPr>
              <w:jc w:val="left"/>
              <w:rPr>
                <w:noProof/>
                <w:lang w:val="en-IN" w:eastAsia="en-IN"/>
              </w:rPr>
            </w:pPr>
          </w:p>
          <w:p w14:paraId="654D30E9" w14:textId="534FE4BC" w:rsidR="000B1222" w:rsidRDefault="000B1222" w:rsidP="009E7B0C">
            <w:pPr>
              <w:jc w:val="left"/>
              <w:rPr>
                <w:noProof/>
                <w:lang w:val="en-IN" w:eastAsia="en-IN"/>
              </w:rPr>
            </w:pPr>
            <w:r>
              <w:rPr>
                <w:noProof/>
                <w:lang w:val="en-IN" w:eastAsia="en-IN"/>
              </w:rPr>
              <w:t>Method2:</w:t>
            </w:r>
          </w:p>
          <w:p w14:paraId="3B06F410" w14:textId="22CFF181" w:rsidR="000B1222" w:rsidRDefault="000B1222" w:rsidP="009E7B0C">
            <w:pPr>
              <w:jc w:val="left"/>
              <w:rPr>
                <w:noProof/>
                <w:lang w:val="en-IN" w:eastAsia="en-IN"/>
              </w:rPr>
            </w:pPr>
            <w:r>
              <w:rPr>
                <w:noProof/>
                <w:lang w:val="en-IN" w:eastAsia="en-IN"/>
              </w:rPr>
              <w:drawing>
                <wp:inline distT="0" distB="0" distL="0" distR="0" wp14:anchorId="63BD8DD6" wp14:editId="1CEF2F83">
                  <wp:extent cx="1336675" cy="382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6675" cy="382905"/>
                          </a:xfrm>
                          <a:prstGeom prst="rect">
                            <a:avLst/>
                          </a:prstGeom>
                        </pic:spPr>
                      </pic:pic>
                    </a:graphicData>
                  </a:graphic>
                </wp:inline>
              </w:drawing>
            </w:r>
          </w:p>
          <w:p w14:paraId="14CDD5A5" w14:textId="77777777" w:rsidR="000B1222" w:rsidRDefault="000B1222" w:rsidP="009E7B0C">
            <w:pPr>
              <w:jc w:val="left"/>
              <w:rPr>
                <w:noProof/>
                <w:lang w:val="en-IN" w:eastAsia="en-IN"/>
              </w:rPr>
            </w:pPr>
          </w:p>
          <w:p w14:paraId="3789C786" w14:textId="5DAAA2E5" w:rsidR="000B1222" w:rsidRDefault="000B1222" w:rsidP="009E7B0C">
            <w:pPr>
              <w:jc w:val="left"/>
              <w:rPr>
                <w:noProof/>
                <w:lang w:val="en-IN" w:eastAsia="en-IN"/>
              </w:rPr>
            </w:pPr>
            <w:r>
              <w:rPr>
                <w:noProof/>
                <w:lang w:val="en-IN" w:eastAsia="en-IN"/>
              </w:rPr>
              <w:t>Method 3:</w:t>
            </w:r>
          </w:p>
          <w:p w14:paraId="3BB83C71" w14:textId="2B8345CD" w:rsidR="000B1222" w:rsidRDefault="000B1222" w:rsidP="009E7B0C">
            <w:pPr>
              <w:jc w:val="left"/>
              <w:rPr>
                <w:noProof/>
                <w:lang w:val="en-IN" w:eastAsia="en-IN"/>
              </w:rPr>
            </w:pPr>
            <w:r w:rsidRPr="000B1222">
              <w:rPr>
                <w:noProof/>
                <w:lang w:val="en-IN" w:eastAsia="en-IN"/>
              </w:rPr>
              <w:t>based on DNV-OS-F201</w:t>
            </w:r>
          </w:p>
          <w:p w14:paraId="6619A3D6" w14:textId="77777777" w:rsidR="000B1222" w:rsidRDefault="000B1222" w:rsidP="009E7B0C">
            <w:pPr>
              <w:jc w:val="left"/>
              <w:rPr>
                <w:noProof/>
                <w:lang w:val="en-IN" w:eastAsia="en-IN"/>
              </w:rPr>
            </w:pPr>
          </w:p>
          <w:p w14:paraId="00AF24D5" w14:textId="4E4A1D95" w:rsidR="000B1222" w:rsidRDefault="000B1222" w:rsidP="009E7B0C">
            <w:pPr>
              <w:jc w:val="left"/>
              <w:rPr>
                <w:noProof/>
                <w:lang w:val="en-IN" w:eastAsia="en-IN"/>
              </w:rPr>
            </w:pPr>
            <w:r>
              <w:rPr>
                <w:noProof/>
                <w:lang w:val="en-IN" w:eastAsia="en-IN"/>
              </w:rPr>
              <w:t>Method 4:</w:t>
            </w:r>
          </w:p>
          <w:p w14:paraId="0C5DC210" w14:textId="78B03376" w:rsidR="000B1222" w:rsidRDefault="000B1222" w:rsidP="009E7B0C">
            <w:pPr>
              <w:jc w:val="left"/>
              <w:rPr>
                <w:noProof/>
                <w:lang w:val="en-IN" w:eastAsia="en-IN"/>
              </w:rPr>
            </w:pPr>
            <w:r>
              <w:rPr>
                <w:noProof/>
                <w:lang w:val="en-IN" w:eastAsia="en-IN"/>
              </w:rPr>
              <w:drawing>
                <wp:inline distT="0" distB="0" distL="0" distR="0" wp14:anchorId="2D40C6CA" wp14:editId="77666A1C">
                  <wp:extent cx="1336675" cy="487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36675" cy="487045"/>
                          </a:xfrm>
                          <a:prstGeom prst="rect">
                            <a:avLst/>
                          </a:prstGeom>
                        </pic:spPr>
                      </pic:pic>
                    </a:graphicData>
                  </a:graphic>
                </wp:inline>
              </w:drawing>
            </w:r>
          </w:p>
          <w:p w14:paraId="25F38FF2" w14:textId="77777777" w:rsidR="000B1222" w:rsidRDefault="000B1222" w:rsidP="009E7B0C">
            <w:pPr>
              <w:jc w:val="left"/>
              <w:rPr>
                <w:noProof/>
                <w:lang w:val="en-IN" w:eastAsia="en-IN"/>
              </w:rPr>
            </w:pPr>
          </w:p>
          <w:p w14:paraId="5D5A5035" w14:textId="77777777" w:rsidR="000B1222" w:rsidRDefault="000B1222" w:rsidP="009E7B0C">
            <w:pPr>
              <w:jc w:val="left"/>
              <w:rPr>
                <w:noProof/>
                <w:lang w:val="en-IN" w:eastAsia="en-IN"/>
              </w:rPr>
            </w:pPr>
          </w:p>
          <w:p w14:paraId="6CC3DADE" w14:textId="77777777" w:rsidR="000B1222" w:rsidRDefault="000B1222" w:rsidP="009E7B0C">
            <w:pPr>
              <w:jc w:val="left"/>
              <w:rPr>
                <w:noProof/>
                <w:lang w:val="en-IN" w:eastAsia="en-IN"/>
              </w:rPr>
            </w:pPr>
          </w:p>
          <w:p w14:paraId="30B059C8" w14:textId="77777777" w:rsidR="000B1222" w:rsidRDefault="000B1222" w:rsidP="009E7B0C">
            <w:pPr>
              <w:jc w:val="left"/>
              <w:rPr>
                <w:noProof/>
                <w:lang w:val="en-IN" w:eastAsia="en-IN"/>
              </w:rPr>
            </w:pPr>
          </w:p>
          <w:p w14:paraId="492F293C" w14:textId="45DEF88A" w:rsidR="009E7B0C" w:rsidRDefault="009E7B0C" w:rsidP="009E7B0C">
            <w:pPr>
              <w:jc w:val="left"/>
              <w:rPr>
                <w:highlight w:val="yellow"/>
              </w:rPr>
            </w:pPr>
          </w:p>
        </w:tc>
        <w:tc>
          <w:tcPr>
            <w:tcW w:w="406" w:type="dxa"/>
          </w:tcPr>
          <w:p w14:paraId="52A29A33" w14:textId="77777777" w:rsidR="009E7B0C" w:rsidRDefault="009E7B0C" w:rsidP="009E7B0C">
            <w:pPr>
              <w:jc w:val="left"/>
              <w:rPr>
                <w:highlight w:val="yellow"/>
              </w:rPr>
            </w:pPr>
          </w:p>
        </w:tc>
      </w:tr>
      <w:tr w:rsidR="009E7B0C" w14:paraId="6826C5A0" w14:textId="43026E0B" w:rsidTr="002D5CB4">
        <w:trPr>
          <w:trHeight w:val="252"/>
          <w:jc w:val="center"/>
        </w:trPr>
        <w:tc>
          <w:tcPr>
            <w:tcW w:w="1413" w:type="dxa"/>
          </w:tcPr>
          <w:p w14:paraId="103EB463" w14:textId="03EA86A1" w:rsidR="009E7B0C" w:rsidRDefault="009E7B0C" w:rsidP="009E7B0C">
            <w:pPr>
              <w:jc w:val="left"/>
              <w:rPr>
                <w:highlight w:val="yellow"/>
              </w:rPr>
            </w:pPr>
            <w:r w:rsidRPr="0087585F">
              <w:t>DNV OS F1O1</w:t>
            </w:r>
          </w:p>
        </w:tc>
        <w:tc>
          <w:tcPr>
            <w:tcW w:w="1843" w:type="dxa"/>
          </w:tcPr>
          <w:p w14:paraId="509AF8D4" w14:textId="6A4FAE1D" w:rsidR="009E7B0C" w:rsidRDefault="00D91EF0" w:rsidP="009E7B0C">
            <w:pPr>
              <w:jc w:val="left"/>
              <w:rPr>
                <w:highlight w:val="yellow"/>
              </w:rPr>
            </w:pPr>
            <w:r>
              <w:rPr>
                <w:noProof/>
                <w:lang w:val="en-IN" w:eastAsia="en-IN"/>
              </w:rPr>
              <w:drawing>
                <wp:inline distT="0" distB="0" distL="0" distR="0" wp14:anchorId="65DEC7CC" wp14:editId="5B40C7D8">
                  <wp:extent cx="1033145" cy="327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33145" cy="327025"/>
                          </a:xfrm>
                          <a:prstGeom prst="rect">
                            <a:avLst/>
                          </a:prstGeom>
                        </pic:spPr>
                      </pic:pic>
                    </a:graphicData>
                  </a:graphic>
                </wp:inline>
              </w:drawing>
            </w:r>
          </w:p>
        </w:tc>
        <w:tc>
          <w:tcPr>
            <w:tcW w:w="4110" w:type="dxa"/>
          </w:tcPr>
          <w:p w14:paraId="6448C610" w14:textId="768571C3" w:rsidR="009E7B0C" w:rsidRDefault="0097420D" w:rsidP="009E7B0C">
            <w:pPr>
              <w:jc w:val="left"/>
              <w:rPr>
                <w:highlight w:val="yellow"/>
              </w:rPr>
            </w:pPr>
            <w:r>
              <w:rPr>
                <w:noProof/>
                <w:lang w:val="en-IN" w:eastAsia="en-IN"/>
              </w:rPr>
              <w:drawing>
                <wp:inline distT="0" distB="0" distL="0" distR="0" wp14:anchorId="79A43B81" wp14:editId="44D10A6A">
                  <wp:extent cx="2317531" cy="33393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8477" cy="342720"/>
                          </a:xfrm>
                          <a:prstGeom prst="rect">
                            <a:avLst/>
                          </a:prstGeom>
                        </pic:spPr>
                      </pic:pic>
                    </a:graphicData>
                  </a:graphic>
                </wp:inline>
              </w:drawing>
            </w:r>
          </w:p>
        </w:tc>
        <w:tc>
          <w:tcPr>
            <w:tcW w:w="2321" w:type="dxa"/>
          </w:tcPr>
          <w:p w14:paraId="56E346FA" w14:textId="32BE8F86" w:rsidR="009E7B0C" w:rsidRDefault="00050A1D" w:rsidP="009E7B0C">
            <w:pPr>
              <w:jc w:val="left"/>
              <w:rPr>
                <w:highlight w:val="yellow"/>
              </w:rPr>
            </w:pPr>
            <w:r>
              <w:rPr>
                <w:noProof/>
                <w:lang w:val="en-IN" w:eastAsia="en-IN"/>
              </w:rPr>
              <w:drawing>
                <wp:inline distT="0" distB="0" distL="0" distR="0" wp14:anchorId="5B95A7D1" wp14:editId="08E3F20A">
                  <wp:extent cx="1336675" cy="2717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6675" cy="271780"/>
                          </a:xfrm>
                          <a:prstGeom prst="rect">
                            <a:avLst/>
                          </a:prstGeom>
                        </pic:spPr>
                      </pic:pic>
                    </a:graphicData>
                  </a:graphic>
                </wp:inline>
              </w:drawing>
            </w:r>
          </w:p>
        </w:tc>
        <w:tc>
          <w:tcPr>
            <w:tcW w:w="406" w:type="dxa"/>
          </w:tcPr>
          <w:p w14:paraId="4F447BD4" w14:textId="77777777" w:rsidR="009E7B0C" w:rsidRDefault="009E7B0C" w:rsidP="009E7B0C">
            <w:pPr>
              <w:jc w:val="left"/>
              <w:rPr>
                <w:highlight w:val="yellow"/>
              </w:rPr>
            </w:pPr>
          </w:p>
        </w:tc>
      </w:tr>
      <w:tr w:rsidR="009E7B0C" w14:paraId="0A42E1C4" w14:textId="114F5A12" w:rsidTr="002D5CB4">
        <w:trPr>
          <w:trHeight w:val="252"/>
          <w:jc w:val="center"/>
        </w:trPr>
        <w:tc>
          <w:tcPr>
            <w:tcW w:w="1413" w:type="dxa"/>
          </w:tcPr>
          <w:p w14:paraId="32787F0A" w14:textId="1835D49F" w:rsidR="009E7B0C" w:rsidRDefault="009E7B0C" w:rsidP="009E7B0C">
            <w:pPr>
              <w:jc w:val="left"/>
              <w:rPr>
                <w:highlight w:val="yellow"/>
              </w:rPr>
            </w:pPr>
            <w:r w:rsidRPr="0087585F">
              <w:t>DNV OS F2O1</w:t>
            </w:r>
          </w:p>
        </w:tc>
        <w:tc>
          <w:tcPr>
            <w:tcW w:w="1843" w:type="dxa"/>
          </w:tcPr>
          <w:p w14:paraId="53AE7C65" w14:textId="56290A7C" w:rsidR="009E7B0C" w:rsidRDefault="0097420D" w:rsidP="009E7B0C">
            <w:pPr>
              <w:jc w:val="left"/>
              <w:rPr>
                <w:highlight w:val="yellow"/>
              </w:rPr>
            </w:pPr>
            <w:r>
              <w:rPr>
                <w:noProof/>
                <w:lang w:val="en-IN" w:eastAsia="en-IN"/>
              </w:rPr>
              <w:drawing>
                <wp:inline distT="0" distB="0" distL="0" distR="0" wp14:anchorId="4C39A631" wp14:editId="3589919E">
                  <wp:extent cx="1033145" cy="289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3145" cy="289560"/>
                          </a:xfrm>
                          <a:prstGeom prst="rect">
                            <a:avLst/>
                          </a:prstGeom>
                        </pic:spPr>
                      </pic:pic>
                    </a:graphicData>
                  </a:graphic>
                </wp:inline>
              </w:drawing>
            </w:r>
          </w:p>
        </w:tc>
        <w:tc>
          <w:tcPr>
            <w:tcW w:w="4110" w:type="dxa"/>
          </w:tcPr>
          <w:p w14:paraId="67E71FC2" w14:textId="1441AEEF" w:rsidR="009E7B0C" w:rsidRDefault="002D5CB4" w:rsidP="009E7B0C">
            <w:pPr>
              <w:jc w:val="left"/>
              <w:rPr>
                <w:highlight w:val="yellow"/>
              </w:rPr>
            </w:pPr>
            <w:r>
              <w:rPr>
                <w:noProof/>
                <w:lang w:val="en-IN" w:eastAsia="en-IN"/>
              </w:rPr>
              <w:drawing>
                <wp:inline distT="0" distB="0" distL="0" distR="0" wp14:anchorId="6BEB27AC" wp14:editId="13FA4B79">
                  <wp:extent cx="1590675" cy="685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90675" cy="685800"/>
                          </a:xfrm>
                          <a:prstGeom prst="rect">
                            <a:avLst/>
                          </a:prstGeom>
                        </pic:spPr>
                      </pic:pic>
                    </a:graphicData>
                  </a:graphic>
                </wp:inline>
              </w:drawing>
            </w:r>
          </w:p>
        </w:tc>
        <w:tc>
          <w:tcPr>
            <w:tcW w:w="2321" w:type="dxa"/>
          </w:tcPr>
          <w:p w14:paraId="28BA32FD" w14:textId="395B7694" w:rsidR="009E7B0C" w:rsidRDefault="002D5CB4" w:rsidP="009E7B0C">
            <w:pPr>
              <w:jc w:val="left"/>
              <w:rPr>
                <w:highlight w:val="yellow"/>
              </w:rPr>
            </w:pPr>
            <w:r>
              <w:rPr>
                <w:noProof/>
                <w:lang w:val="en-IN" w:eastAsia="en-IN"/>
              </w:rPr>
              <w:drawing>
                <wp:inline distT="0" distB="0" distL="0" distR="0" wp14:anchorId="1BC74D1D" wp14:editId="1D598A61">
                  <wp:extent cx="1290642" cy="320566"/>
                  <wp:effectExtent l="0" t="0" r="508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97030" cy="346990"/>
                          </a:xfrm>
                          <a:prstGeom prst="rect">
                            <a:avLst/>
                          </a:prstGeom>
                        </pic:spPr>
                      </pic:pic>
                    </a:graphicData>
                  </a:graphic>
                </wp:inline>
              </w:drawing>
            </w:r>
          </w:p>
        </w:tc>
        <w:tc>
          <w:tcPr>
            <w:tcW w:w="406" w:type="dxa"/>
          </w:tcPr>
          <w:p w14:paraId="2C3F2727" w14:textId="77777777" w:rsidR="009E7B0C" w:rsidRDefault="009E7B0C" w:rsidP="009E7B0C">
            <w:pPr>
              <w:jc w:val="left"/>
              <w:rPr>
                <w:highlight w:val="yellow"/>
              </w:rPr>
            </w:pPr>
          </w:p>
        </w:tc>
      </w:tr>
      <w:tr w:rsidR="009E7B0C" w14:paraId="755969A0" w14:textId="0DCDC901" w:rsidTr="002D5CB4">
        <w:trPr>
          <w:trHeight w:val="717"/>
          <w:jc w:val="center"/>
        </w:trPr>
        <w:tc>
          <w:tcPr>
            <w:tcW w:w="1413" w:type="dxa"/>
          </w:tcPr>
          <w:p w14:paraId="639C198F" w14:textId="4D088D30" w:rsidR="009E7B0C" w:rsidRPr="0087585F" w:rsidRDefault="009E7B0C" w:rsidP="009E7B0C">
            <w:pPr>
              <w:jc w:val="left"/>
            </w:pPr>
            <w:r w:rsidRPr="0087585F">
              <w:t>API RP 1111</w:t>
            </w:r>
          </w:p>
        </w:tc>
        <w:tc>
          <w:tcPr>
            <w:tcW w:w="1843" w:type="dxa"/>
          </w:tcPr>
          <w:p w14:paraId="768D67F3" w14:textId="29EE5A97" w:rsidR="009E7B0C" w:rsidRDefault="00D91EF0" w:rsidP="009E7B0C">
            <w:pPr>
              <w:jc w:val="left"/>
              <w:rPr>
                <w:highlight w:val="yellow"/>
              </w:rPr>
            </w:pPr>
            <w:r>
              <w:rPr>
                <w:noProof/>
                <w:lang w:val="en-IN" w:eastAsia="en-IN"/>
              </w:rPr>
              <w:drawing>
                <wp:inline distT="0" distB="0" distL="0" distR="0" wp14:anchorId="60A4FD49" wp14:editId="70140AD0">
                  <wp:extent cx="1033145" cy="3676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33145" cy="367665"/>
                          </a:xfrm>
                          <a:prstGeom prst="rect">
                            <a:avLst/>
                          </a:prstGeom>
                        </pic:spPr>
                      </pic:pic>
                    </a:graphicData>
                  </a:graphic>
                </wp:inline>
              </w:drawing>
            </w:r>
          </w:p>
        </w:tc>
        <w:tc>
          <w:tcPr>
            <w:tcW w:w="4110" w:type="dxa"/>
          </w:tcPr>
          <w:p w14:paraId="29D9CFC9" w14:textId="77777777" w:rsidR="009E7B0C" w:rsidRDefault="009E7B0C" w:rsidP="009E7B0C">
            <w:pPr>
              <w:jc w:val="left"/>
              <w:rPr>
                <w:highlight w:val="yellow"/>
              </w:rPr>
            </w:pPr>
          </w:p>
        </w:tc>
        <w:tc>
          <w:tcPr>
            <w:tcW w:w="2321" w:type="dxa"/>
          </w:tcPr>
          <w:p w14:paraId="24052B43" w14:textId="77777777" w:rsidR="009E7B0C" w:rsidRDefault="009E7B0C" w:rsidP="009E7B0C">
            <w:pPr>
              <w:jc w:val="left"/>
              <w:rPr>
                <w:highlight w:val="yellow"/>
              </w:rPr>
            </w:pPr>
          </w:p>
        </w:tc>
        <w:tc>
          <w:tcPr>
            <w:tcW w:w="406" w:type="dxa"/>
          </w:tcPr>
          <w:p w14:paraId="2AA4E9EE" w14:textId="77777777" w:rsidR="009E7B0C" w:rsidRDefault="009E7B0C" w:rsidP="009E7B0C">
            <w:pPr>
              <w:jc w:val="left"/>
              <w:rPr>
                <w:highlight w:val="yellow"/>
              </w:rPr>
            </w:pPr>
          </w:p>
        </w:tc>
      </w:tr>
      <w:tr w:rsidR="009E7B0C" w14:paraId="51A9DC5E" w14:textId="13AF1CA4" w:rsidTr="002D5CB4">
        <w:trPr>
          <w:trHeight w:val="252"/>
          <w:jc w:val="center"/>
        </w:trPr>
        <w:tc>
          <w:tcPr>
            <w:tcW w:w="1413" w:type="dxa"/>
          </w:tcPr>
          <w:p w14:paraId="01C89675" w14:textId="6CCEEA76" w:rsidR="009E7B0C" w:rsidRPr="0087585F" w:rsidRDefault="009E7B0C" w:rsidP="009E7B0C">
            <w:pPr>
              <w:jc w:val="left"/>
            </w:pPr>
            <w:r w:rsidRPr="00617D0C">
              <w:rPr>
                <w:highlight w:val="yellow"/>
              </w:rPr>
              <w:t>API 5C</w:t>
            </w:r>
          </w:p>
        </w:tc>
        <w:tc>
          <w:tcPr>
            <w:tcW w:w="1843" w:type="dxa"/>
          </w:tcPr>
          <w:p w14:paraId="0740C9B8" w14:textId="77777777" w:rsidR="009E7B0C" w:rsidRDefault="009E7B0C" w:rsidP="009E7B0C">
            <w:pPr>
              <w:jc w:val="left"/>
              <w:rPr>
                <w:highlight w:val="yellow"/>
              </w:rPr>
            </w:pPr>
          </w:p>
        </w:tc>
        <w:tc>
          <w:tcPr>
            <w:tcW w:w="4110" w:type="dxa"/>
          </w:tcPr>
          <w:p w14:paraId="5B8748B3" w14:textId="77777777" w:rsidR="009E7B0C" w:rsidRDefault="009E7B0C" w:rsidP="009E7B0C">
            <w:pPr>
              <w:jc w:val="left"/>
              <w:rPr>
                <w:highlight w:val="yellow"/>
              </w:rPr>
            </w:pPr>
          </w:p>
        </w:tc>
        <w:tc>
          <w:tcPr>
            <w:tcW w:w="2321" w:type="dxa"/>
          </w:tcPr>
          <w:p w14:paraId="6FFCD5FA" w14:textId="77777777" w:rsidR="009E7B0C" w:rsidRDefault="009E7B0C" w:rsidP="009E7B0C">
            <w:pPr>
              <w:jc w:val="left"/>
              <w:rPr>
                <w:highlight w:val="yellow"/>
              </w:rPr>
            </w:pPr>
          </w:p>
        </w:tc>
        <w:tc>
          <w:tcPr>
            <w:tcW w:w="406" w:type="dxa"/>
          </w:tcPr>
          <w:p w14:paraId="3FEA7680" w14:textId="77777777" w:rsidR="009E7B0C" w:rsidRDefault="009E7B0C" w:rsidP="009E7B0C">
            <w:pPr>
              <w:jc w:val="left"/>
              <w:rPr>
                <w:highlight w:val="yellow"/>
              </w:rPr>
            </w:pPr>
          </w:p>
        </w:tc>
      </w:tr>
    </w:tbl>
    <w:p w14:paraId="28ADB339" w14:textId="77777777" w:rsidR="007A5695" w:rsidRPr="007A5695" w:rsidRDefault="007A5695" w:rsidP="007A5695">
      <w:pPr>
        <w:jc w:val="left"/>
        <w:rPr>
          <w:highlight w:val="yellow"/>
        </w:rPr>
      </w:pPr>
    </w:p>
    <w:p w14:paraId="6E270B45" w14:textId="77777777" w:rsidR="00166F1D" w:rsidRDefault="00166F1D" w:rsidP="00F56517">
      <w:pPr>
        <w:ind w:left="720"/>
        <w:jc w:val="left"/>
      </w:pPr>
    </w:p>
    <w:p w14:paraId="5EF59E95" w14:textId="37704291" w:rsidR="00CC3CA5" w:rsidRDefault="00CC3CA5" w:rsidP="00CC3CA5">
      <w:pPr>
        <w:pStyle w:val="Heading1"/>
      </w:pPr>
      <w:bookmarkStart w:id="1" w:name="_Toc524525595"/>
      <w:r>
        <w:t>THEORY</w:t>
      </w:r>
      <w:bookmarkEnd w:id="1"/>
    </w:p>
    <w:p w14:paraId="55C54793" w14:textId="2DFDE5DE" w:rsidR="00A978D2" w:rsidRPr="00A978D2" w:rsidRDefault="00C733DC" w:rsidP="0008026A">
      <w:pPr>
        <w:pStyle w:val="Heading1"/>
      </w:pPr>
      <w:bookmarkStart w:id="2" w:name="_Toc524525596"/>
      <w:r>
        <w:t>VM Stress (</w:t>
      </w:r>
      <w:r w:rsidR="00657170">
        <w:t xml:space="preserve">Riser Code, </w:t>
      </w:r>
      <w:r>
        <w:t>API-RP-2RD)</w:t>
      </w:r>
      <w:bookmarkEnd w:id="2"/>
    </w:p>
    <w:p w14:paraId="6E48A8ED" w14:textId="3FCBF00D" w:rsidR="00CC3CA5" w:rsidRDefault="00BA29D1" w:rsidP="00BA29D1">
      <w:pPr>
        <w:pStyle w:val="ListParagraph"/>
        <w:numPr>
          <w:ilvl w:val="0"/>
          <w:numId w:val="63"/>
        </w:numPr>
      </w:pPr>
      <w:r w:rsidRPr="00BA29D1">
        <w:t>This section applies to metal risers made of steel or titanium.</w:t>
      </w:r>
    </w:p>
    <w:p w14:paraId="7485833B" w14:textId="77777777" w:rsidR="00CC3CA5" w:rsidRDefault="00CC3CA5" w:rsidP="00CC3CA5">
      <w:pPr>
        <w:ind w:left="360"/>
      </w:pPr>
    </w:p>
    <w:tbl>
      <w:tblPr>
        <w:tblW w:w="6363" w:type="dxa"/>
        <w:jc w:val="center"/>
        <w:tblLook w:val="04A0" w:firstRow="1" w:lastRow="0" w:firstColumn="1" w:lastColumn="0" w:noHBand="0" w:noVBand="1"/>
      </w:tblPr>
      <w:tblGrid>
        <w:gridCol w:w="1381"/>
        <w:gridCol w:w="1349"/>
        <w:gridCol w:w="3633"/>
      </w:tblGrid>
      <w:tr w:rsidR="00CF1791" w:rsidRPr="00CF1791" w14:paraId="50184B36" w14:textId="77777777" w:rsidTr="00CF1791">
        <w:trPr>
          <w:trHeight w:val="1599"/>
          <w:jc w:val="center"/>
        </w:trPr>
        <w:tc>
          <w:tcPr>
            <w:tcW w:w="1381"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43FE70E7" w14:textId="77777777" w:rsidR="00CF1791" w:rsidRPr="00CF1791" w:rsidRDefault="00CF1791" w:rsidP="00CF1791">
            <w:pPr>
              <w:jc w:val="center"/>
              <w:rPr>
                <w:b/>
                <w:bCs/>
                <w:color w:val="000000"/>
                <w:szCs w:val="24"/>
                <w:lang w:val="en-IN" w:eastAsia="en-IN"/>
              </w:rPr>
            </w:pPr>
            <w:r w:rsidRPr="00CF1791">
              <w:rPr>
                <w:b/>
                <w:bCs/>
                <w:color w:val="000000"/>
                <w:szCs w:val="24"/>
                <w:lang w:val="en-IN" w:eastAsia="en-IN"/>
              </w:rPr>
              <w:t>Primary</w:t>
            </w:r>
          </w:p>
        </w:tc>
        <w:tc>
          <w:tcPr>
            <w:tcW w:w="4982" w:type="dxa"/>
            <w:gridSpan w:val="2"/>
            <w:tcBorders>
              <w:top w:val="single" w:sz="4" w:space="0" w:color="auto"/>
              <w:left w:val="nil"/>
              <w:bottom w:val="single" w:sz="4" w:space="0" w:color="auto"/>
              <w:right w:val="single" w:sz="4" w:space="0" w:color="auto"/>
            </w:tcBorders>
            <w:shd w:val="clear" w:color="auto" w:fill="auto"/>
            <w:hideMark/>
          </w:tcPr>
          <w:p w14:paraId="133E1780" w14:textId="77777777" w:rsidR="00CF1791" w:rsidRPr="00CF1791" w:rsidRDefault="00CF1791" w:rsidP="00CF1791">
            <w:pPr>
              <w:jc w:val="left"/>
              <w:rPr>
                <w:color w:val="000000"/>
                <w:szCs w:val="24"/>
                <w:lang w:val="en-IN" w:eastAsia="en-IN"/>
              </w:rPr>
            </w:pPr>
            <w:r w:rsidRPr="00CF1791">
              <w:rPr>
                <w:color w:val="000000"/>
                <w:szCs w:val="24"/>
                <w:lang w:val="en-IN" w:eastAsia="en-IN"/>
              </w:rPr>
              <w:t xml:space="preserve"> Any normal or shear stress that is necessary to have static equilibrium of the imposed forces and moments. A primary stress is not self-limiting. Thus, if a primary stress substantially exceeds the yield strength, either failure or gross structural yielding will occur.</w:t>
            </w:r>
          </w:p>
        </w:tc>
      </w:tr>
      <w:tr w:rsidR="00CF1791" w:rsidRPr="00CF1791" w14:paraId="3C4684E9" w14:textId="77777777" w:rsidTr="00CF1791">
        <w:trPr>
          <w:trHeight w:val="2822"/>
          <w:jc w:val="center"/>
        </w:trPr>
        <w:tc>
          <w:tcPr>
            <w:tcW w:w="1381" w:type="dxa"/>
            <w:vMerge/>
            <w:tcBorders>
              <w:top w:val="single" w:sz="4" w:space="0" w:color="auto"/>
              <w:left w:val="single" w:sz="4" w:space="0" w:color="auto"/>
              <w:bottom w:val="single" w:sz="4" w:space="0" w:color="000000"/>
              <w:right w:val="single" w:sz="4" w:space="0" w:color="auto"/>
            </w:tcBorders>
            <w:vAlign w:val="center"/>
            <w:hideMark/>
          </w:tcPr>
          <w:p w14:paraId="4F0A3BEB" w14:textId="77777777" w:rsidR="00CF1791" w:rsidRPr="00CF1791" w:rsidRDefault="00CF1791" w:rsidP="00CF1791">
            <w:pPr>
              <w:jc w:val="left"/>
              <w:rPr>
                <w:b/>
                <w:bCs/>
                <w:color w:val="000000"/>
                <w:szCs w:val="24"/>
                <w:lang w:val="en-IN" w:eastAsia="en-IN"/>
              </w:rPr>
            </w:pPr>
          </w:p>
        </w:tc>
        <w:tc>
          <w:tcPr>
            <w:tcW w:w="1289" w:type="dxa"/>
            <w:tcBorders>
              <w:top w:val="nil"/>
              <w:left w:val="nil"/>
              <w:bottom w:val="single" w:sz="4" w:space="0" w:color="auto"/>
              <w:right w:val="single" w:sz="4" w:space="0" w:color="auto"/>
            </w:tcBorders>
            <w:shd w:val="clear" w:color="auto" w:fill="auto"/>
            <w:noWrap/>
            <w:hideMark/>
          </w:tcPr>
          <w:p w14:paraId="56A99663"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Membrane</w:t>
            </w:r>
          </w:p>
        </w:tc>
        <w:tc>
          <w:tcPr>
            <w:tcW w:w="3693" w:type="dxa"/>
            <w:tcBorders>
              <w:top w:val="nil"/>
              <w:left w:val="nil"/>
              <w:bottom w:val="single" w:sz="4" w:space="0" w:color="auto"/>
              <w:right w:val="single" w:sz="4" w:space="0" w:color="auto"/>
            </w:tcBorders>
            <w:shd w:val="clear" w:color="auto" w:fill="auto"/>
            <w:hideMark/>
          </w:tcPr>
          <w:p w14:paraId="42FB4302" w14:textId="77777777" w:rsidR="00CF1791" w:rsidRPr="00CF1791" w:rsidRDefault="00CF1791" w:rsidP="00CF1791">
            <w:pPr>
              <w:jc w:val="left"/>
              <w:rPr>
                <w:color w:val="000000"/>
                <w:szCs w:val="24"/>
                <w:lang w:val="en-IN" w:eastAsia="en-IN"/>
              </w:rPr>
            </w:pPr>
            <w:r w:rsidRPr="00CF1791">
              <w:rPr>
                <w:color w:val="000000"/>
                <w:szCs w:val="24"/>
                <w:lang w:val="en-IN" w:eastAsia="en-IN"/>
              </w:rPr>
              <w:t xml:space="preserve">σp is the average value across the thickness of a solid section excluding the effects of  discontinuities and stress concentrations. For example, the general primary membrane stress in a pipe loaded in pure tension is the tension divided by the cross-sectional area. Σp may include global bending as in the case of a simple pipe loaded by a bending moment. </w:t>
            </w:r>
          </w:p>
        </w:tc>
      </w:tr>
      <w:tr w:rsidR="00CF1791" w:rsidRPr="00CF1791" w14:paraId="4E9B7B2F" w14:textId="77777777" w:rsidTr="00CF1791">
        <w:trPr>
          <w:trHeight w:val="1411"/>
          <w:jc w:val="center"/>
        </w:trPr>
        <w:tc>
          <w:tcPr>
            <w:tcW w:w="1381" w:type="dxa"/>
            <w:vMerge/>
            <w:tcBorders>
              <w:top w:val="single" w:sz="4" w:space="0" w:color="auto"/>
              <w:left w:val="single" w:sz="4" w:space="0" w:color="auto"/>
              <w:bottom w:val="single" w:sz="4" w:space="0" w:color="000000"/>
              <w:right w:val="single" w:sz="4" w:space="0" w:color="auto"/>
            </w:tcBorders>
            <w:vAlign w:val="center"/>
            <w:hideMark/>
          </w:tcPr>
          <w:p w14:paraId="7865A8AC" w14:textId="77777777" w:rsidR="00CF1791" w:rsidRPr="00CF1791" w:rsidRDefault="00CF1791" w:rsidP="00CF1791">
            <w:pPr>
              <w:jc w:val="left"/>
              <w:rPr>
                <w:b/>
                <w:bCs/>
                <w:color w:val="000000"/>
                <w:szCs w:val="24"/>
                <w:lang w:val="en-IN" w:eastAsia="en-IN"/>
              </w:rPr>
            </w:pPr>
          </w:p>
        </w:tc>
        <w:tc>
          <w:tcPr>
            <w:tcW w:w="1289" w:type="dxa"/>
            <w:tcBorders>
              <w:top w:val="nil"/>
              <w:left w:val="nil"/>
              <w:bottom w:val="single" w:sz="4" w:space="0" w:color="auto"/>
              <w:right w:val="single" w:sz="4" w:space="0" w:color="auto"/>
            </w:tcBorders>
            <w:shd w:val="clear" w:color="auto" w:fill="auto"/>
            <w:noWrap/>
            <w:hideMark/>
          </w:tcPr>
          <w:p w14:paraId="6F04BA01"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Bending</w:t>
            </w:r>
          </w:p>
        </w:tc>
        <w:tc>
          <w:tcPr>
            <w:tcW w:w="3693" w:type="dxa"/>
            <w:tcBorders>
              <w:top w:val="nil"/>
              <w:left w:val="nil"/>
              <w:bottom w:val="single" w:sz="4" w:space="0" w:color="auto"/>
              <w:right w:val="single" w:sz="4" w:space="0" w:color="auto"/>
            </w:tcBorders>
            <w:shd w:val="clear" w:color="auto" w:fill="auto"/>
            <w:vAlign w:val="bottom"/>
            <w:hideMark/>
          </w:tcPr>
          <w:p w14:paraId="2360AB61" w14:textId="77777777" w:rsidR="00CF1791" w:rsidRPr="00CF1791" w:rsidRDefault="00CF1791" w:rsidP="00CF1791">
            <w:pPr>
              <w:jc w:val="left"/>
              <w:rPr>
                <w:color w:val="000000"/>
                <w:szCs w:val="24"/>
                <w:lang w:val="en-IN" w:eastAsia="en-IN"/>
              </w:rPr>
            </w:pPr>
            <w:r w:rsidRPr="00CF1791">
              <w:rPr>
                <w:color w:val="000000"/>
                <w:szCs w:val="24"/>
                <w:lang w:val="en-IN" w:eastAsia="en-IN"/>
              </w:rPr>
              <w:t>σb is the portion of primary stress proportional to the distance from the centroid</w:t>
            </w:r>
            <w:r w:rsidRPr="00CF1791">
              <w:rPr>
                <w:color w:val="000000"/>
                <w:szCs w:val="24"/>
                <w:lang w:val="en-IN" w:eastAsia="en-IN"/>
              </w:rPr>
              <w:br/>
              <w:t>of a cross section, excluding the</w:t>
            </w:r>
            <w:r w:rsidRPr="00CF1791">
              <w:rPr>
                <w:color w:val="000000"/>
                <w:szCs w:val="24"/>
                <w:lang w:val="en-IN" w:eastAsia="en-IN"/>
              </w:rPr>
              <w:br/>
              <w:t>effects of discontinuities and stress concentrations.</w:t>
            </w:r>
          </w:p>
        </w:tc>
      </w:tr>
      <w:tr w:rsidR="00CF1791" w:rsidRPr="00CF1791" w14:paraId="53E59356" w14:textId="77777777" w:rsidTr="00CF1791">
        <w:trPr>
          <w:trHeight w:val="1281"/>
          <w:jc w:val="center"/>
        </w:trPr>
        <w:tc>
          <w:tcPr>
            <w:tcW w:w="1381" w:type="dxa"/>
            <w:tcBorders>
              <w:top w:val="nil"/>
              <w:left w:val="single" w:sz="4" w:space="0" w:color="auto"/>
              <w:bottom w:val="single" w:sz="4" w:space="0" w:color="auto"/>
              <w:right w:val="single" w:sz="4" w:space="0" w:color="auto"/>
            </w:tcBorders>
            <w:shd w:val="clear" w:color="auto" w:fill="auto"/>
            <w:noWrap/>
            <w:hideMark/>
          </w:tcPr>
          <w:p w14:paraId="3DD196D6" w14:textId="77777777" w:rsidR="00CF1791" w:rsidRPr="00CF1791" w:rsidRDefault="00CF1791" w:rsidP="00CF1791">
            <w:pPr>
              <w:jc w:val="left"/>
              <w:rPr>
                <w:b/>
                <w:bCs/>
                <w:color w:val="000000"/>
                <w:szCs w:val="24"/>
                <w:lang w:val="en-IN" w:eastAsia="en-IN"/>
              </w:rPr>
            </w:pPr>
            <w:r w:rsidRPr="00CF1791">
              <w:rPr>
                <w:b/>
                <w:bCs/>
                <w:color w:val="000000"/>
                <w:szCs w:val="24"/>
                <w:lang w:val="en-IN" w:eastAsia="en-IN"/>
              </w:rPr>
              <w:t>Secondary</w:t>
            </w:r>
          </w:p>
        </w:tc>
        <w:tc>
          <w:tcPr>
            <w:tcW w:w="4982" w:type="dxa"/>
            <w:gridSpan w:val="2"/>
            <w:tcBorders>
              <w:top w:val="single" w:sz="4" w:space="0" w:color="auto"/>
              <w:left w:val="nil"/>
              <w:bottom w:val="single" w:sz="4" w:space="0" w:color="auto"/>
              <w:right w:val="single" w:sz="4" w:space="0" w:color="auto"/>
            </w:tcBorders>
            <w:shd w:val="clear" w:color="auto" w:fill="auto"/>
            <w:hideMark/>
          </w:tcPr>
          <w:p w14:paraId="2C9464A3" w14:textId="1302D931" w:rsidR="00CF1791" w:rsidRPr="00CF1791" w:rsidRDefault="00CF1791" w:rsidP="006F5D7D">
            <w:pPr>
              <w:jc w:val="left"/>
              <w:rPr>
                <w:color w:val="000000"/>
                <w:szCs w:val="24"/>
                <w:lang w:val="en-IN" w:eastAsia="en-IN"/>
              </w:rPr>
            </w:pPr>
            <w:r w:rsidRPr="00CF1791">
              <w:rPr>
                <w:color w:val="000000"/>
                <w:szCs w:val="24"/>
                <w:lang w:val="en-IN" w:eastAsia="en-IN"/>
              </w:rPr>
              <w:t>σq is any normal or shear stress that develops as a</w:t>
            </w:r>
            <w:r w:rsidR="006F5D7D">
              <w:rPr>
                <w:color w:val="000000"/>
                <w:szCs w:val="24"/>
                <w:lang w:val="en-IN" w:eastAsia="en-IN"/>
              </w:rPr>
              <w:t xml:space="preserve"> </w:t>
            </w:r>
            <w:r w:rsidRPr="00CF1791">
              <w:rPr>
                <w:color w:val="000000"/>
                <w:szCs w:val="24"/>
                <w:lang w:val="en-IN" w:eastAsia="en-IN"/>
              </w:rPr>
              <w:t xml:space="preserve">result of material restraint. This type of stress is </w:t>
            </w:r>
            <w:r w:rsidRPr="000E36E1">
              <w:rPr>
                <w:color w:val="000000"/>
                <w:szCs w:val="24"/>
                <w:lang w:val="en-IN" w:eastAsia="en-IN"/>
              </w:rPr>
              <w:t>self-limiting</w:t>
            </w:r>
            <w:r w:rsidRPr="00CF1791">
              <w:rPr>
                <w:color w:val="000000"/>
                <w:szCs w:val="24"/>
                <w:lang w:val="en-IN" w:eastAsia="en-IN"/>
              </w:rPr>
              <w:t xml:space="preserve"> which means that local yielding can relieve the conditions that cause the stress, and a single application of load will not cause failure.</w:t>
            </w:r>
          </w:p>
        </w:tc>
      </w:tr>
    </w:tbl>
    <w:p w14:paraId="41086771" w14:textId="428B65F1" w:rsidR="00CC3CA5" w:rsidRDefault="00CC3CA5" w:rsidP="00CC3CA5">
      <w:pPr>
        <w:ind w:left="720"/>
        <w:jc w:val="center"/>
      </w:pPr>
    </w:p>
    <w:p w14:paraId="7F59EC38" w14:textId="521789A4" w:rsidR="00CC3CA5" w:rsidRDefault="00420BA5" w:rsidP="00420BA5">
      <w:pPr>
        <w:pStyle w:val="Caption"/>
      </w:pPr>
      <w:r>
        <w:t xml:space="preserve">Table </w:t>
      </w:r>
      <w:r>
        <w:fldChar w:fldCharType="begin"/>
      </w:r>
      <w:r>
        <w:instrText xml:space="preserve"> SEQ Table \* ARABIC </w:instrText>
      </w:r>
      <w:r>
        <w:fldChar w:fldCharType="separate"/>
      </w:r>
      <w:r w:rsidR="00632D50">
        <w:rPr>
          <w:noProof/>
        </w:rPr>
        <w:t>1</w:t>
      </w:r>
      <w:r>
        <w:fldChar w:fldCharType="end"/>
      </w:r>
      <w:r w:rsidR="00BC6C60">
        <w:t xml:space="preserve"> –</w:t>
      </w:r>
      <w:r w:rsidR="00B06E4F" w:rsidRPr="00B06E4F">
        <w:t>Stresses To Consider</w:t>
      </w:r>
    </w:p>
    <w:p w14:paraId="36FB031D" w14:textId="35AF79B9" w:rsidR="005F11C7" w:rsidRDefault="005F11C7" w:rsidP="0020500B">
      <w:pPr>
        <w:pStyle w:val="Heading3"/>
      </w:pPr>
      <w:bookmarkStart w:id="3" w:name="_Toc524525597"/>
      <w:r w:rsidRPr="005F11C7">
        <w:t>Combined Stresses</w:t>
      </w:r>
      <w:bookmarkEnd w:id="3"/>
    </w:p>
    <w:p w14:paraId="364CD117" w14:textId="3C72B1BC" w:rsidR="005F11C7" w:rsidRDefault="005F11C7" w:rsidP="005F11C7">
      <w:pPr>
        <w:pStyle w:val="NormalIndent"/>
      </w:pPr>
      <w:r>
        <w:t>Principal stress components at each critical section should be combined using the von Mises yield criterion defined by the following equation.</w:t>
      </w:r>
    </w:p>
    <w:p w14:paraId="48413DA6" w14:textId="77777777" w:rsidR="00DB5012" w:rsidRDefault="00DB5012" w:rsidP="005F11C7">
      <w:pPr>
        <w:pStyle w:val="NormalIndent"/>
      </w:pPr>
    </w:p>
    <w:p w14:paraId="1ED66994" w14:textId="5AAEA55E" w:rsidR="00DB5012" w:rsidRDefault="00DB5012" w:rsidP="00DB5012">
      <w:pPr>
        <w:pStyle w:val="NormalIndent"/>
        <w:rPr>
          <w:rFonts w:eastAsia="SymbolMT"/>
          <w:sz w:val="28"/>
          <w:szCs w:val="28"/>
          <w:lang w:val="en-IN" w:eastAsia="en-IN"/>
        </w:rPr>
      </w:pPr>
      <w:r>
        <w:rPr>
          <w:szCs w:val="24"/>
          <w:lang w:val="en-IN" w:eastAsia="en-IN"/>
        </w:rPr>
        <w:lastRenderedPageBreak/>
        <w:t xml:space="preserve">                               </w:t>
      </w:r>
      <m:oMath>
        <m:r>
          <m:rPr>
            <m:sty m:val="p"/>
          </m:rPr>
          <w:rPr>
            <w:rFonts w:ascii="Cambria Math" w:eastAsia="SymbolMT" w:hAnsi="Cambria Math"/>
            <w:szCs w:val="24"/>
            <w:lang w:val="en-IN" w:eastAsia="en-IN"/>
          </w:rPr>
          <m:t>σ</m:t>
        </m:r>
        <m:r>
          <w:rPr>
            <w:rFonts w:ascii="Cambria Math" w:eastAsia="SymbolMT" w:hAnsi="Cambria Math"/>
            <w:szCs w:val="24"/>
            <w:lang w:val="en-IN" w:eastAsia="en-IN"/>
          </w:rPr>
          <m:t>e</m:t>
        </m:r>
        <m:r>
          <m:rPr>
            <m:sty m:val="p"/>
          </m:rPr>
          <w:rPr>
            <w:rFonts w:ascii="Cambria Math" w:eastAsia="SymbolMT" w:hAnsi="Cambria Math"/>
            <w:szCs w:val="24"/>
            <w:lang w:val="en-IN" w:eastAsia="en-IN"/>
          </w:rPr>
          <m:t xml:space="preserve">= </m:t>
        </m:r>
        <m:f>
          <m:fPr>
            <m:ctrlPr>
              <w:rPr>
                <w:rFonts w:ascii="Cambria Math" w:eastAsia="SymbolMT" w:hAnsi="Cambria Math"/>
                <w:iCs/>
                <w:szCs w:val="24"/>
                <w:lang w:val="en-IN" w:eastAsia="en-IN"/>
              </w:rPr>
            </m:ctrlPr>
          </m:fPr>
          <m:num>
            <m:r>
              <w:rPr>
                <w:rFonts w:ascii="Cambria Math" w:eastAsia="SymbolMT" w:hAnsi="Cambria Math"/>
                <w:szCs w:val="24"/>
                <w:lang w:val="en-IN" w:eastAsia="en-IN"/>
              </w:rPr>
              <m:t>1</m:t>
            </m:r>
          </m:num>
          <m:den>
            <m:r>
              <w:rPr>
                <w:rFonts w:ascii="Cambria Math" w:eastAsia="SymbolMT" w:hAnsi="Cambria Math"/>
                <w:szCs w:val="24"/>
                <w:lang w:val="en-IN" w:eastAsia="en-IN"/>
              </w:rPr>
              <m:t>√2</m:t>
            </m:r>
          </m:den>
        </m:f>
        <m:rad>
          <m:radPr>
            <m:degHide m:val="1"/>
            <m:ctrlPr>
              <w:rPr>
                <w:rFonts w:ascii="Cambria Math" w:eastAsia="SymbolMT" w:hAnsi="Cambria Math"/>
                <w:i/>
                <w:iCs/>
                <w:szCs w:val="24"/>
                <w:lang w:val="en-IN" w:eastAsia="en-IN"/>
              </w:rPr>
            </m:ctrlPr>
          </m:radPr>
          <m:deg/>
          <m:e>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1</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2</m:t>
                    </m:r>
                  </m:e>
                </m:d>
              </m:e>
              <m:sup>
                <m:r>
                  <w:rPr>
                    <w:rFonts w:ascii="Cambria Math" w:eastAsia="SymbolMT" w:hAnsi="Cambria Math"/>
                    <w:szCs w:val="24"/>
                    <w:lang w:val="en-IN" w:eastAsia="en-IN"/>
                  </w:rPr>
                  <m:t>2</m:t>
                </m:r>
              </m:sup>
            </m:sSup>
            <m:r>
              <w:rPr>
                <w:rFonts w:ascii="Cambria Math" w:eastAsia="SymbolMT" w:hAnsi="Cambria Math"/>
                <w:szCs w:val="24"/>
                <w:lang w:val="en-IN" w:eastAsia="en-IN"/>
              </w:rPr>
              <m:t xml:space="preserve">+ </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2</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3</m:t>
                    </m:r>
                  </m:e>
                </m:d>
              </m:e>
              <m:sup>
                <m:r>
                  <w:rPr>
                    <w:rFonts w:ascii="Cambria Math" w:eastAsia="SymbolMT" w:hAnsi="Cambria Math"/>
                    <w:szCs w:val="24"/>
                    <w:lang w:val="en-IN" w:eastAsia="en-IN"/>
                  </w:rPr>
                  <m:t xml:space="preserve">2 </m:t>
                </m:r>
              </m:sup>
            </m:sSup>
            <m:r>
              <w:rPr>
                <w:rFonts w:ascii="Cambria Math" w:eastAsia="SymbolMT" w:hAnsi="Cambria Math"/>
                <w:szCs w:val="24"/>
                <w:lang w:val="en-IN" w:eastAsia="en-IN"/>
              </w:rPr>
              <m:t>+</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3</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1</m:t>
                    </m:r>
                  </m:e>
                </m:d>
              </m:e>
              <m:sup>
                <m:r>
                  <w:rPr>
                    <w:rFonts w:ascii="Cambria Math" w:eastAsia="SymbolMT" w:hAnsi="Cambria Math"/>
                    <w:szCs w:val="24"/>
                    <w:lang w:val="en-IN" w:eastAsia="en-IN"/>
                  </w:rPr>
                  <m:t>2</m:t>
                </m:r>
              </m:sup>
            </m:sSup>
          </m:e>
        </m:rad>
      </m:oMath>
      <w:r>
        <w:rPr>
          <w:rFonts w:eastAsia="SymbolMT"/>
          <w:sz w:val="28"/>
          <w:szCs w:val="28"/>
          <w:lang w:val="en-IN" w:eastAsia="en-IN"/>
        </w:rPr>
        <w:t xml:space="preserve">                         (1)</w:t>
      </w:r>
    </w:p>
    <w:p w14:paraId="4B24273D" w14:textId="4C069B33" w:rsidR="00F401E0" w:rsidRPr="00F401E0" w:rsidRDefault="00F401E0" w:rsidP="005F11C7">
      <w:pPr>
        <w:pStyle w:val="NormalIndent"/>
        <w:rPr>
          <w:rFonts w:eastAsia="SymbolMT"/>
          <w:szCs w:val="24"/>
          <w:lang w:val="en-IN" w:eastAsia="en-IN"/>
        </w:rPr>
      </w:pP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t>Where</w:t>
      </w:r>
    </w:p>
    <w:p w14:paraId="409832D9" w14:textId="17836052" w:rsidR="00F401E0" w:rsidRDefault="00F401E0" w:rsidP="005F11C7">
      <w:pPr>
        <w:pStyle w:val="NormalIndent"/>
        <w:rPr>
          <w:rFonts w:eastAsia="SymbolMT"/>
          <w:iCs/>
          <w:szCs w:val="24"/>
          <w:lang w:val="en-IN" w:eastAsia="en-IN"/>
        </w:rPr>
      </w:pP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r>
      <w:r w:rsidRPr="00F401E0">
        <w:rPr>
          <w:rFonts w:eastAsia="SymbolMT"/>
          <w:szCs w:val="24"/>
          <w:lang w:val="en-IN" w:eastAsia="en-IN"/>
        </w:rPr>
        <w:tab/>
        <w:t>σ</w:t>
      </w:r>
      <w:r w:rsidRPr="00F401E0">
        <w:rPr>
          <w:rFonts w:eastAsia="SymbolMT"/>
          <w:i/>
          <w:iCs/>
          <w:szCs w:val="24"/>
          <w:lang w:val="en-IN" w:eastAsia="en-IN"/>
        </w:rPr>
        <w:t>e</w:t>
      </w:r>
      <w:r w:rsidRPr="00F401E0">
        <w:rPr>
          <w:rFonts w:eastAsia="SymbolMT"/>
          <w:iCs/>
          <w:szCs w:val="24"/>
          <w:lang w:val="en-IN" w:eastAsia="en-IN"/>
        </w:rPr>
        <w:t xml:space="preserve"> = von Mises equivalent stress</w:t>
      </w:r>
    </w:p>
    <w:p w14:paraId="22C854D6" w14:textId="4AEC8EE2" w:rsidR="00F401E0" w:rsidRPr="00F401E0" w:rsidRDefault="00F401E0" w:rsidP="005F11C7">
      <w:pPr>
        <w:pStyle w:val="NormalIndent"/>
        <w:rPr>
          <w:rFonts w:eastAsia="SymbolMT"/>
          <w:iCs/>
          <w:szCs w:val="24"/>
          <w:lang w:val="en-IN" w:eastAsia="en-IN"/>
        </w:rPr>
      </w:pP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r w:rsidRPr="00F401E0">
        <w:rPr>
          <w:rFonts w:eastAsia="SymbolMT"/>
          <w:szCs w:val="24"/>
          <w:lang w:val="en-IN" w:eastAsia="en-IN"/>
        </w:rPr>
        <w:t>σ</w:t>
      </w:r>
      <w:r w:rsidRPr="00F401E0">
        <w:rPr>
          <w:rFonts w:eastAsia="SymbolMT"/>
          <w:szCs w:val="24"/>
          <w:vertAlign w:val="subscript"/>
          <w:lang w:val="en-IN" w:eastAsia="en-IN"/>
        </w:rPr>
        <w:t>1</w:t>
      </w:r>
      <w:r w:rsidR="0065204B" w:rsidRPr="00F401E0">
        <w:rPr>
          <w:rFonts w:eastAsia="SymbolMT"/>
          <w:szCs w:val="24"/>
          <w:lang w:val="en-IN" w:eastAsia="en-IN"/>
        </w:rPr>
        <w:t>, σ</w:t>
      </w:r>
      <w:r w:rsidR="0065204B" w:rsidRPr="00DB5012">
        <w:rPr>
          <w:rFonts w:eastAsia="SymbolMT"/>
          <w:szCs w:val="24"/>
          <w:vertAlign w:val="subscript"/>
          <w:lang w:val="en-IN" w:eastAsia="en-IN"/>
        </w:rPr>
        <w:t>2</w:t>
      </w:r>
      <w:r w:rsidRPr="00F401E0">
        <w:rPr>
          <w:rFonts w:eastAsia="SymbolMT"/>
          <w:szCs w:val="24"/>
          <w:vertAlign w:val="subscript"/>
          <w:lang w:val="en-IN" w:eastAsia="en-IN"/>
        </w:rPr>
        <w:t>,</w:t>
      </w:r>
      <w:r w:rsidRPr="00F401E0">
        <w:rPr>
          <w:rFonts w:eastAsia="SymbolMT"/>
          <w:szCs w:val="24"/>
          <w:lang w:val="en-IN" w:eastAsia="en-IN"/>
        </w:rPr>
        <w:t xml:space="preserve"> σ</w:t>
      </w:r>
      <w:r w:rsidRPr="00F401E0">
        <w:rPr>
          <w:rFonts w:eastAsia="SymbolMT"/>
          <w:szCs w:val="24"/>
          <w:vertAlign w:val="subscript"/>
          <w:lang w:val="en-IN" w:eastAsia="en-IN"/>
        </w:rPr>
        <w:t>3</w:t>
      </w:r>
      <w:r w:rsidRPr="00F401E0">
        <w:rPr>
          <w:rFonts w:eastAsia="SymbolMT"/>
          <w:szCs w:val="24"/>
          <w:lang w:val="en-IN" w:eastAsia="en-IN"/>
        </w:rPr>
        <w:t xml:space="preserve"> =</w:t>
      </w:r>
      <w:r>
        <w:rPr>
          <w:rFonts w:eastAsia="SymbolMT"/>
          <w:szCs w:val="24"/>
          <w:vertAlign w:val="subscript"/>
          <w:lang w:val="en-IN" w:eastAsia="en-IN"/>
        </w:rPr>
        <w:t xml:space="preserve"> </w:t>
      </w:r>
      <w:r>
        <w:rPr>
          <w:rFonts w:eastAsia="SymbolMT"/>
          <w:szCs w:val="24"/>
          <w:lang w:val="en-IN" w:eastAsia="en-IN"/>
        </w:rPr>
        <w:t>Princi</w:t>
      </w:r>
      <w:r w:rsidR="0065204B">
        <w:rPr>
          <w:rFonts w:eastAsia="SymbolMT"/>
          <w:szCs w:val="24"/>
          <w:lang w:val="en-IN" w:eastAsia="en-IN"/>
        </w:rPr>
        <w:t>pal stresses.</w:t>
      </w:r>
    </w:p>
    <w:p w14:paraId="7EA6B9C5" w14:textId="6E5655F2" w:rsidR="005F11C7" w:rsidRDefault="00F401E0" w:rsidP="0065204B">
      <w:pPr>
        <w:pStyle w:val="NormalIndent"/>
      </w:pPr>
      <w:r>
        <w:rPr>
          <w:rFonts w:eastAsia="SymbolMT"/>
          <w:iCs/>
          <w:szCs w:val="24"/>
          <w:lang w:val="en-IN" w:eastAsia="en-IN"/>
        </w:rPr>
        <w:tab/>
      </w:r>
      <w:r>
        <w:rPr>
          <w:rFonts w:eastAsia="SymbolMT"/>
          <w:iCs/>
          <w:szCs w:val="24"/>
          <w:lang w:val="en-IN" w:eastAsia="en-IN"/>
        </w:rPr>
        <w:tab/>
      </w:r>
      <w:r>
        <w:rPr>
          <w:rFonts w:eastAsia="SymbolMT"/>
          <w:iCs/>
          <w:szCs w:val="24"/>
          <w:lang w:val="en-IN" w:eastAsia="en-IN"/>
        </w:rPr>
        <w:tab/>
      </w:r>
    </w:p>
    <w:p w14:paraId="5BB2702B" w14:textId="4A4E3B54" w:rsidR="00A93824" w:rsidRDefault="00A93824" w:rsidP="0020500B">
      <w:pPr>
        <w:pStyle w:val="Heading3"/>
      </w:pPr>
      <w:bookmarkStart w:id="4" w:name="_Toc524525598"/>
      <w:r w:rsidRPr="00A93824">
        <w:t>Allowable Stresses</w:t>
      </w:r>
      <w:bookmarkEnd w:id="4"/>
    </w:p>
    <w:p w14:paraId="7C8A48C4" w14:textId="5EC6EE78" w:rsidR="00A93824" w:rsidRDefault="00A93824" w:rsidP="00A93824">
      <w:pPr>
        <w:pStyle w:val="NormalIndent"/>
      </w:pPr>
      <w:r>
        <w:t>The von Mises equivalent stresses should be less than the allowable stresses defined by the right hand side of the following inequalities.</w:t>
      </w:r>
    </w:p>
    <w:p w14:paraId="16112013" w14:textId="77777777" w:rsidR="00E8691E" w:rsidRDefault="00E8691E" w:rsidP="00A93824">
      <w:pPr>
        <w:pStyle w:val="NormalIndent"/>
      </w:pPr>
    </w:p>
    <w:p w14:paraId="2E3F4A33" w14:textId="49726D7A" w:rsidR="00535413" w:rsidRDefault="00E8691E" w:rsidP="004F6E03">
      <w:pPr>
        <w:pStyle w:val="NormalIndent"/>
        <w:ind w:left="3600"/>
        <w:rPr>
          <w:rFonts w:eastAsia="SymbolMT"/>
          <w:sz w:val="28"/>
          <w:szCs w:val="28"/>
          <w:lang w:val="en-IN" w:eastAsia="en-IN"/>
        </w:rPr>
      </w:pPr>
      <w:r>
        <w:t xml:space="preserve">                               </w:t>
      </w:r>
      <w:r w:rsidR="00F13083">
        <w:t xml:space="preserve">        </w:t>
      </w:r>
      <w:r w:rsidR="00535413">
        <w:t xml:space="preserve">   </w:t>
      </w:r>
      <w:r w:rsidR="00F13083">
        <w:t xml:space="preserve"> </w:t>
      </w:r>
      <w:r w:rsidR="00F030EE">
        <w:br/>
      </w:r>
      <m:oMath>
        <m:d>
          <m:dPr>
            <m:ctrlPr>
              <w:rPr>
                <w:rFonts w:ascii="Cambria Math" w:hAnsi="Cambria Math"/>
              </w:rPr>
            </m:ctrlPr>
          </m:dPr>
          <m:e>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ctrlPr>
              <w:rPr>
                <w:rFonts w:ascii="Cambria Math" w:eastAsia="SymbolMT" w:hAnsi="Cambria Math"/>
                <w:sz w:val="28"/>
                <w:szCs w:val="28"/>
                <w:lang w:val="en-IN" w:eastAsia="en-IN"/>
              </w:rPr>
            </m:ctrlPr>
          </m:e>
        </m:d>
        <m:r>
          <m:rPr>
            <m:sty m:val="p"/>
          </m:rPr>
          <w:rPr>
            <w:rFonts w:ascii="Cambria Math" w:eastAsia="SymbolMT" w:hAnsi="Cambria Math"/>
            <w:sz w:val="28"/>
            <w:szCs w:val="28"/>
            <w:vertAlign w:val="subscript"/>
            <w:lang w:val="en-IN" w:eastAsia="en-IN"/>
          </w:rPr>
          <m:t>e&lt;Cf</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a</m:t>
        </m:r>
      </m:oMath>
      <w:r w:rsidR="00F030EE">
        <w:rPr>
          <w:sz w:val="28"/>
          <w:szCs w:val="28"/>
          <w:vertAlign w:val="subscript"/>
          <w:lang w:val="en-IN" w:eastAsia="en-IN"/>
        </w:rPr>
        <w:t xml:space="preserve">                                                                                                 </w:t>
      </w:r>
      <w:r w:rsidR="00F030EE">
        <w:rPr>
          <w:rFonts w:eastAsia="SymbolMT"/>
          <w:sz w:val="28"/>
          <w:szCs w:val="28"/>
          <w:lang w:val="en-IN" w:eastAsia="en-IN"/>
        </w:rPr>
        <w:t>(2)</w:t>
      </w:r>
      <w:r w:rsidR="00EC7654">
        <w:rPr>
          <w:rFonts w:eastAsia="SymbolMT"/>
          <w:sz w:val="28"/>
          <w:szCs w:val="28"/>
          <w:lang w:val="en-IN" w:eastAsia="en-IN"/>
        </w:rPr>
        <w:t xml:space="preserve"> </w:t>
      </w:r>
      <w:r w:rsidR="00F13083">
        <w:rPr>
          <w:rFonts w:eastAsia="SymbolMT"/>
          <w:sz w:val="28"/>
          <w:szCs w:val="28"/>
          <w:lang w:val="en-IN" w:eastAsia="en-IN"/>
        </w:rPr>
        <w:t xml:space="preserve"> </w:t>
      </w:r>
      <m:oMath>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b</m:t>
        </m:r>
        <m:r>
          <m:rPr>
            <m:sty m:val="p"/>
          </m:rPr>
          <w:rPr>
            <w:rFonts w:ascii="Cambria Math" w:eastAsia="SymbolMT" w:hAnsi="Cambria Math"/>
            <w:sz w:val="28"/>
            <w:szCs w:val="28"/>
            <w:lang w:val="en-IN" w:eastAsia="en-IN"/>
          </w:rPr>
          <m:t>)</m:t>
        </m:r>
        <m:r>
          <m:rPr>
            <m:sty m:val="p"/>
          </m:rPr>
          <w:rPr>
            <w:rFonts w:ascii="Cambria Math" w:eastAsia="SymbolMT" w:hAnsi="Cambria Math"/>
            <w:sz w:val="28"/>
            <w:szCs w:val="28"/>
            <w:vertAlign w:val="subscript"/>
            <w:lang w:val="en-IN" w:eastAsia="en-IN"/>
          </w:rPr>
          <m:t xml:space="preserve">e </m:t>
        </m:r>
        <m:r>
          <m:rPr>
            <m:sty m:val="p"/>
          </m:rPr>
          <w:rPr>
            <w:rFonts w:ascii="Cambria Math" w:eastAsia="SymbolMT" w:hAnsi="Cambria Math"/>
            <w:sz w:val="28"/>
            <w:szCs w:val="28"/>
            <w:lang w:val="en-IN" w:eastAsia="en-IN"/>
          </w:rPr>
          <m:t>&lt; 1.5C</m:t>
        </m:r>
        <m:r>
          <m:rPr>
            <m:sty m:val="p"/>
          </m:rPr>
          <w:rPr>
            <w:rFonts w:ascii="Cambria Math" w:eastAsia="SymbolMT" w:hAnsi="Cambria Math"/>
            <w:sz w:val="28"/>
            <w:szCs w:val="28"/>
            <w:vertAlign w:val="subscript"/>
            <w:lang w:val="en-IN" w:eastAsia="en-IN"/>
          </w:rPr>
          <m:t>f</m:t>
        </m:r>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a</m:t>
        </m:r>
      </m:oMath>
      <w:r w:rsidR="00F030EE">
        <w:rPr>
          <w:rFonts w:eastAsia="SymbolMT"/>
          <w:sz w:val="28"/>
          <w:szCs w:val="28"/>
          <w:vertAlign w:val="subscript"/>
          <w:lang w:val="en-IN" w:eastAsia="en-IN"/>
        </w:rPr>
        <w:t xml:space="preserve">                                 </w:t>
      </w:r>
      <w:r w:rsidR="00F030EE">
        <w:rPr>
          <w:rFonts w:eastAsia="SymbolMT"/>
          <w:sz w:val="28"/>
          <w:szCs w:val="28"/>
          <w:lang w:val="en-IN" w:eastAsia="en-IN"/>
        </w:rPr>
        <w:t xml:space="preserve">                        </w:t>
      </w:r>
      <w:r w:rsidR="00EC7654">
        <w:rPr>
          <w:rFonts w:eastAsia="SymbolMT"/>
          <w:sz w:val="28"/>
          <w:szCs w:val="28"/>
          <w:lang w:val="en-IN" w:eastAsia="en-IN"/>
        </w:rPr>
        <w:t xml:space="preserve">      </w:t>
      </w:r>
      <w:r w:rsidR="00F030EE">
        <w:rPr>
          <w:rFonts w:eastAsia="SymbolMT"/>
          <w:sz w:val="28"/>
          <w:szCs w:val="28"/>
          <w:lang w:val="en-IN" w:eastAsia="en-IN"/>
        </w:rPr>
        <w:t xml:space="preserve">(3) </w:t>
      </w:r>
    </w:p>
    <w:p w14:paraId="0E569E3B" w14:textId="4C71DB6E" w:rsidR="00353452" w:rsidRDefault="0033269E" w:rsidP="00F13083">
      <w:pPr>
        <w:pStyle w:val="NormalIndent"/>
        <w:ind w:left="0"/>
      </w:pPr>
      <m:oMath>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p</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b</m:t>
        </m:r>
        <m:r>
          <m:rPr>
            <m:sty m:val="p"/>
          </m:rPr>
          <w:rPr>
            <w:rFonts w:ascii="Cambria Math" w:eastAsia="SymbolMT" w:hAnsi="Cambria Math"/>
            <w:sz w:val="28"/>
            <w:szCs w:val="28"/>
            <w:lang w:val="en-IN" w:eastAsia="en-IN"/>
          </w:rPr>
          <m:t>+ σ</m:t>
        </m:r>
        <m:r>
          <m:rPr>
            <m:sty m:val="p"/>
          </m:rPr>
          <w:rPr>
            <w:rFonts w:ascii="Cambria Math" w:eastAsia="SymbolMT" w:hAnsi="Cambria Math"/>
            <w:sz w:val="28"/>
            <w:szCs w:val="28"/>
            <w:vertAlign w:val="subscript"/>
            <w:lang w:val="en-IN" w:eastAsia="en-IN"/>
          </w:rPr>
          <m:t>q</m:t>
        </m:r>
        <m:r>
          <m:rPr>
            <m:sty m:val="p"/>
          </m:rPr>
          <w:rPr>
            <w:rFonts w:ascii="Cambria Math" w:eastAsia="SymbolMT" w:hAnsi="Cambria Math"/>
            <w:sz w:val="28"/>
            <w:szCs w:val="28"/>
            <w:lang w:val="en-IN" w:eastAsia="en-IN"/>
          </w:rPr>
          <m:t>)</m:t>
        </m:r>
        <m:r>
          <m:rPr>
            <m:sty m:val="p"/>
          </m:rPr>
          <w:rPr>
            <w:rFonts w:ascii="Cambria Math" w:eastAsia="SymbolMT" w:hAnsi="Cambria Math"/>
            <w:sz w:val="28"/>
            <w:szCs w:val="28"/>
            <w:vertAlign w:val="subscript"/>
            <w:lang w:val="en-IN" w:eastAsia="en-IN"/>
          </w:rPr>
          <m:t>e</m:t>
        </m:r>
        <m:r>
          <m:rPr>
            <m:sty m:val="p"/>
          </m:rPr>
          <w:rPr>
            <w:rFonts w:ascii="Cambria Math" w:eastAsia="SymbolMT" w:hAnsi="Cambria Math"/>
            <w:sz w:val="28"/>
            <w:szCs w:val="28"/>
            <w:lang w:val="en-IN" w:eastAsia="en-IN"/>
          </w:rPr>
          <m:t xml:space="preserve"> &lt; 3.0 σ</m:t>
        </m:r>
        <m:r>
          <m:rPr>
            <m:sty m:val="p"/>
          </m:rPr>
          <w:rPr>
            <w:rFonts w:ascii="Cambria Math" w:eastAsia="SymbolMT" w:hAnsi="Cambria Math"/>
            <w:sz w:val="28"/>
            <w:szCs w:val="28"/>
            <w:vertAlign w:val="subscript"/>
            <w:lang w:val="en-IN" w:eastAsia="en-IN"/>
          </w:rPr>
          <m:t xml:space="preserve">a </m:t>
        </m:r>
        <m:r>
          <m:rPr>
            <m:sty m:val="p"/>
          </m:rPr>
          <w:rPr>
            <w:rFonts w:ascii="Cambria Math" w:hAnsi="Cambria Math"/>
          </w:rPr>
          <m:t xml:space="preserve">   </m:t>
        </m:r>
      </m:oMath>
      <w:r>
        <w:rPr>
          <w:rFonts w:eastAsia="SymbolMT"/>
        </w:rPr>
        <w:t xml:space="preserve">       </w:t>
      </w:r>
      <w:r w:rsidR="004F6E03">
        <w:rPr>
          <w:rFonts w:eastAsia="SymbolMT"/>
        </w:rPr>
        <w:t xml:space="preserve">                                             (4)</w:t>
      </w:r>
      <w:r>
        <w:rPr>
          <w:rFonts w:eastAsia="SymbolMT"/>
        </w:rPr>
        <w:t xml:space="preserve">                                                                                </w:t>
      </w:r>
      <w:r w:rsidR="004F6E03">
        <w:rPr>
          <w:rFonts w:eastAsia="SymbolMT"/>
        </w:rPr>
        <w:t xml:space="preserve">   </w:t>
      </w:r>
      <w:r>
        <w:rPr>
          <w:rFonts w:eastAsia="SymbolMT"/>
        </w:rPr>
        <w:t xml:space="preserve">  </w:t>
      </w:r>
      <w:r w:rsidR="00353452">
        <w:rPr>
          <w:rFonts w:eastAsia="SymbolMT"/>
          <w:sz w:val="28"/>
          <w:szCs w:val="28"/>
          <w:lang w:val="en-IN" w:eastAsia="en-IN"/>
        </w:rPr>
        <w:tab/>
        <w:t xml:space="preserve">  </w:t>
      </w:r>
      <w:r w:rsidR="00A47810">
        <w:t xml:space="preserve">                                                      </w:t>
      </w:r>
      <w:r w:rsidR="00EC7654">
        <w:t xml:space="preserve">   </w:t>
      </w:r>
      <w:r w:rsidR="00A47810">
        <w:t xml:space="preserve">      </w:t>
      </w:r>
    </w:p>
    <w:p w14:paraId="7ECD6F40" w14:textId="24C4CD19" w:rsidR="00A47810" w:rsidRDefault="00FF5098" w:rsidP="00F13083">
      <w:pPr>
        <w:pStyle w:val="NormalIndent"/>
        <w:ind w:left="0"/>
      </w:pPr>
      <w:r>
        <w:tab/>
      </w:r>
      <w:r>
        <w:tab/>
      </w:r>
      <w:r>
        <w:tab/>
        <w:t>Where</w:t>
      </w:r>
    </w:p>
    <w:p w14:paraId="406EC619" w14:textId="77777777" w:rsidR="00FF5098" w:rsidRPr="00FF5098" w:rsidRDefault="00FF5098" w:rsidP="00FF5098">
      <w:pPr>
        <w:autoSpaceDE w:val="0"/>
        <w:autoSpaceDN w:val="0"/>
        <w:adjustRightInd w:val="0"/>
        <w:jc w:val="left"/>
        <w:rPr>
          <w:rFonts w:eastAsia="SymbolMT"/>
          <w:szCs w:val="24"/>
          <w:lang w:val="en-IN" w:eastAsia="en-IN"/>
        </w:rPr>
      </w:pPr>
      <w:r>
        <w:t xml:space="preserve"> </w:t>
      </w:r>
      <w:r>
        <w:tab/>
      </w:r>
      <w:r>
        <w:tab/>
        <w:t xml:space="preserve">                   </w:t>
      </w:r>
      <w:r w:rsidRPr="00FF5098">
        <w:rPr>
          <w:szCs w:val="24"/>
        </w:rPr>
        <w:t xml:space="preserve"> </w:t>
      </w:r>
      <w:r w:rsidRPr="00FF5098">
        <w:rPr>
          <w:rFonts w:eastAsia="SymbolMT"/>
          <w:szCs w:val="24"/>
          <w:lang w:val="en-IN" w:eastAsia="en-IN"/>
        </w:rPr>
        <w:t>σ</w:t>
      </w:r>
      <w:r w:rsidRPr="00FF5098">
        <w:rPr>
          <w:rFonts w:eastAsia="SymbolMT"/>
          <w:i/>
          <w:iCs/>
          <w:szCs w:val="24"/>
          <w:lang w:val="en-IN" w:eastAsia="en-IN"/>
        </w:rPr>
        <w:t xml:space="preserve">a </w:t>
      </w:r>
      <w:r w:rsidRPr="00FF5098">
        <w:rPr>
          <w:rFonts w:eastAsia="SymbolMT"/>
          <w:szCs w:val="24"/>
          <w:lang w:val="en-IN" w:eastAsia="en-IN"/>
        </w:rPr>
        <w:t xml:space="preserve">= </w:t>
      </w:r>
      <w:r w:rsidRPr="00FF5098">
        <w:rPr>
          <w:rFonts w:eastAsia="SymbolMT"/>
          <w:i/>
          <w:iCs/>
          <w:szCs w:val="24"/>
          <w:lang w:val="en-IN" w:eastAsia="en-IN"/>
        </w:rPr>
        <w:t>Ca</w:t>
      </w:r>
      <w:r w:rsidRPr="00FF5098">
        <w:rPr>
          <w:rFonts w:eastAsia="SymbolMT"/>
          <w:szCs w:val="24"/>
          <w:lang w:val="en-IN" w:eastAsia="en-IN"/>
        </w:rPr>
        <w:t>σ</w:t>
      </w:r>
      <w:r w:rsidRPr="00FF5098">
        <w:rPr>
          <w:rFonts w:eastAsia="SymbolMT"/>
          <w:i/>
          <w:iCs/>
          <w:szCs w:val="24"/>
          <w:lang w:val="en-IN" w:eastAsia="en-IN"/>
        </w:rPr>
        <w:t xml:space="preserve">y </w:t>
      </w:r>
      <w:r w:rsidRPr="00FF5098">
        <w:rPr>
          <w:rFonts w:eastAsia="SymbolMT"/>
          <w:szCs w:val="24"/>
          <w:lang w:val="en-IN" w:eastAsia="en-IN"/>
        </w:rPr>
        <w:t>= basic allowable combined stress.</w:t>
      </w:r>
    </w:p>
    <w:p w14:paraId="74B289EA" w14:textId="10F97E4A" w:rsidR="00FF5098" w:rsidRPr="00FF5098" w:rsidRDefault="000E36E1" w:rsidP="000E36E1">
      <w:pPr>
        <w:autoSpaceDE w:val="0"/>
        <w:autoSpaceDN w:val="0"/>
        <w:adjustRightInd w:val="0"/>
        <w:ind w:left="2160"/>
        <w:jc w:val="left"/>
        <w:rPr>
          <w:rFonts w:eastAsia="SymbolMT"/>
          <w:szCs w:val="24"/>
          <w:lang w:val="en-IN" w:eastAsia="en-IN"/>
        </w:rPr>
      </w:pPr>
      <w:r>
        <w:rPr>
          <w:rFonts w:eastAsia="SymbolMT"/>
          <w:i/>
          <w:iCs/>
          <w:szCs w:val="24"/>
          <w:lang w:val="en-IN" w:eastAsia="en-IN"/>
        </w:rPr>
        <w:t xml:space="preserve">       </w:t>
      </w:r>
      <w:r w:rsidR="00FF5098" w:rsidRPr="00FF5098">
        <w:rPr>
          <w:rFonts w:eastAsia="SymbolMT"/>
          <w:i/>
          <w:iCs/>
          <w:szCs w:val="24"/>
          <w:lang w:val="en-IN" w:eastAsia="en-IN"/>
        </w:rPr>
        <w:t xml:space="preserve">Ca </w:t>
      </w:r>
      <w:r w:rsidR="00FF5098" w:rsidRPr="00FF5098">
        <w:rPr>
          <w:rFonts w:eastAsia="SymbolMT"/>
          <w:szCs w:val="24"/>
          <w:lang w:val="en-IN" w:eastAsia="en-IN"/>
        </w:rPr>
        <w:t xml:space="preserve">= allowable stress factor, </w:t>
      </w:r>
      <w:r w:rsidR="00FF5098" w:rsidRPr="00FF5098">
        <w:rPr>
          <w:rFonts w:eastAsia="SymbolMT"/>
          <w:i/>
          <w:iCs/>
          <w:szCs w:val="24"/>
          <w:lang w:val="en-IN" w:eastAsia="en-IN"/>
        </w:rPr>
        <w:t xml:space="preserve">Ca </w:t>
      </w:r>
      <w:r w:rsidR="00FF5098" w:rsidRPr="00FF5098">
        <w:rPr>
          <w:rFonts w:eastAsia="SymbolMT"/>
          <w:szCs w:val="24"/>
          <w:lang w:val="en-IN" w:eastAsia="en-IN"/>
        </w:rPr>
        <w:t>= 2/3</w:t>
      </w:r>
    </w:p>
    <w:p w14:paraId="0061D83D" w14:textId="4E6EA93C" w:rsidR="00FF5098" w:rsidRPr="00FF5098" w:rsidRDefault="000E36E1" w:rsidP="000E36E1">
      <w:pPr>
        <w:autoSpaceDE w:val="0"/>
        <w:autoSpaceDN w:val="0"/>
        <w:adjustRightInd w:val="0"/>
        <w:ind w:left="2160"/>
        <w:jc w:val="left"/>
        <w:rPr>
          <w:rFonts w:eastAsia="SymbolMT"/>
          <w:szCs w:val="24"/>
          <w:lang w:val="en-IN" w:eastAsia="en-IN"/>
        </w:rPr>
      </w:pPr>
      <w:r>
        <w:rPr>
          <w:rFonts w:eastAsia="SymbolMT"/>
          <w:szCs w:val="24"/>
          <w:lang w:val="en-IN" w:eastAsia="en-IN"/>
        </w:rPr>
        <w:t xml:space="preserve">       </w:t>
      </w:r>
      <w:r w:rsidR="00FF5098" w:rsidRPr="00FF5098">
        <w:rPr>
          <w:rFonts w:eastAsia="SymbolMT"/>
          <w:szCs w:val="24"/>
          <w:lang w:val="en-IN" w:eastAsia="en-IN"/>
        </w:rPr>
        <w:t>σ</w:t>
      </w:r>
      <w:r w:rsidR="00FF5098" w:rsidRPr="00FF5098">
        <w:rPr>
          <w:rFonts w:eastAsia="SymbolMT"/>
          <w:i/>
          <w:iCs/>
          <w:szCs w:val="24"/>
          <w:lang w:val="en-IN" w:eastAsia="en-IN"/>
        </w:rPr>
        <w:t xml:space="preserve">y </w:t>
      </w:r>
      <w:r w:rsidR="00FF5098" w:rsidRPr="00FF5098">
        <w:rPr>
          <w:rFonts w:eastAsia="SymbolMT"/>
          <w:szCs w:val="24"/>
          <w:lang w:val="en-IN" w:eastAsia="en-IN"/>
        </w:rPr>
        <w:t>= material minimum yield strength, defined for</w:t>
      </w:r>
    </w:p>
    <w:p w14:paraId="44B143F2" w14:textId="00E2C504"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Steel</w:t>
      </w:r>
      <w:r w:rsidR="00FF5098" w:rsidRPr="00FF5098">
        <w:rPr>
          <w:rFonts w:eastAsia="SymbolMT"/>
          <w:szCs w:val="24"/>
          <w:lang w:val="en-IN" w:eastAsia="en-IN"/>
        </w:rPr>
        <w:t xml:space="preserve"> or titanium as the tensile stress required to</w:t>
      </w:r>
    </w:p>
    <w:p w14:paraId="5F888610" w14:textId="7E7D7FA4"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Produce</w:t>
      </w:r>
      <w:r w:rsidR="00FF5098" w:rsidRPr="00FF5098">
        <w:rPr>
          <w:rFonts w:eastAsia="SymbolMT"/>
          <w:szCs w:val="24"/>
          <w:lang w:val="en-IN" w:eastAsia="en-IN"/>
        </w:rPr>
        <w:t xml:space="preserve"> a total elongation of 0.5 percent of the</w:t>
      </w:r>
    </w:p>
    <w:p w14:paraId="138BF24D" w14:textId="45B683DE" w:rsidR="00FF5098" w:rsidRPr="00FF5098" w:rsidRDefault="000E36E1" w:rsidP="000E36E1">
      <w:pPr>
        <w:autoSpaceDE w:val="0"/>
        <w:autoSpaceDN w:val="0"/>
        <w:adjustRightInd w:val="0"/>
        <w:ind w:left="1440" w:firstLine="720"/>
        <w:jc w:val="left"/>
        <w:rPr>
          <w:rFonts w:eastAsia="SymbolMT"/>
          <w:szCs w:val="24"/>
          <w:lang w:val="en-IN" w:eastAsia="en-IN"/>
        </w:rPr>
      </w:pPr>
      <w:r>
        <w:rPr>
          <w:rFonts w:eastAsia="SymbolMT"/>
          <w:szCs w:val="24"/>
          <w:lang w:val="en-IN" w:eastAsia="en-IN"/>
        </w:rPr>
        <w:t xml:space="preserve">       </w:t>
      </w:r>
      <w:r w:rsidR="0007776A" w:rsidRPr="00FF5098">
        <w:rPr>
          <w:rFonts w:eastAsia="SymbolMT"/>
          <w:szCs w:val="24"/>
          <w:lang w:val="en-IN" w:eastAsia="en-IN"/>
        </w:rPr>
        <w:t>Test</w:t>
      </w:r>
      <w:r w:rsidR="00FF5098" w:rsidRPr="00FF5098">
        <w:rPr>
          <w:rFonts w:eastAsia="SymbolMT"/>
          <w:szCs w:val="24"/>
          <w:lang w:val="en-IN" w:eastAsia="en-IN"/>
        </w:rPr>
        <w:t xml:space="preserve"> specimen gage length.</w:t>
      </w:r>
    </w:p>
    <w:p w14:paraId="2CFCEC75" w14:textId="77D73329" w:rsidR="00FF5098" w:rsidRPr="00FF5098" w:rsidRDefault="000E36E1" w:rsidP="00FF5098">
      <w:pPr>
        <w:pStyle w:val="NormalIndent"/>
        <w:ind w:left="0"/>
        <w:rPr>
          <w:szCs w:val="24"/>
        </w:rPr>
      </w:pPr>
      <w:r>
        <w:rPr>
          <w:rFonts w:eastAsia="SymbolMT"/>
          <w:i/>
          <w:iCs/>
          <w:szCs w:val="24"/>
          <w:lang w:val="en-IN" w:eastAsia="en-IN"/>
        </w:rPr>
        <w:tab/>
      </w:r>
      <w:r>
        <w:rPr>
          <w:rFonts w:eastAsia="SymbolMT"/>
          <w:i/>
          <w:iCs/>
          <w:szCs w:val="24"/>
          <w:lang w:val="en-IN" w:eastAsia="en-IN"/>
        </w:rPr>
        <w:tab/>
      </w:r>
      <w:r>
        <w:rPr>
          <w:rFonts w:eastAsia="SymbolMT"/>
          <w:i/>
          <w:iCs/>
          <w:szCs w:val="24"/>
          <w:lang w:val="en-IN" w:eastAsia="en-IN"/>
        </w:rPr>
        <w:tab/>
        <w:t xml:space="preserve">       </w:t>
      </w:r>
      <w:r w:rsidR="00FF5098" w:rsidRPr="00FF5098">
        <w:rPr>
          <w:rFonts w:eastAsia="SymbolMT"/>
          <w:i/>
          <w:iCs/>
          <w:szCs w:val="24"/>
          <w:lang w:val="en-IN" w:eastAsia="en-IN"/>
        </w:rPr>
        <w:t xml:space="preserve">Cf </w:t>
      </w:r>
      <w:r w:rsidR="00FF5098" w:rsidRPr="00FF5098">
        <w:rPr>
          <w:rFonts w:eastAsia="SymbolMT"/>
          <w:szCs w:val="24"/>
          <w:lang w:val="en-IN" w:eastAsia="en-IN"/>
        </w:rPr>
        <w:t>= design case factor</w:t>
      </w:r>
    </w:p>
    <w:p w14:paraId="09C17C37" w14:textId="79048E96" w:rsidR="00A93824" w:rsidRDefault="00A93824" w:rsidP="00A93824">
      <w:pPr>
        <w:pStyle w:val="NormalIndent"/>
      </w:pPr>
    </w:p>
    <w:p w14:paraId="10B75D0B" w14:textId="3548A5DF" w:rsidR="00A93824" w:rsidRDefault="00A93824" w:rsidP="00A93824">
      <w:pPr>
        <w:pStyle w:val="NormalIndent"/>
        <w:jc w:val="center"/>
      </w:pPr>
    </w:p>
    <w:p w14:paraId="4AD73E77" w14:textId="6316219A" w:rsidR="00A93824" w:rsidRDefault="009B7FAB" w:rsidP="0020500B">
      <w:pPr>
        <w:pStyle w:val="Heading3"/>
      </w:pPr>
      <w:bookmarkStart w:id="5" w:name="_Toc524525599"/>
      <w:r w:rsidRPr="009B7FAB">
        <w:t>Allowable Stress in Plain Pipe</w:t>
      </w:r>
      <w:bookmarkEnd w:id="5"/>
    </w:p>
    <w:p w14:paraId="51FACFDC" w14:textId="59496B3A" w:rsidR="009B7FAB" w:rsidRDefault="009B7FAB" w:rsidP="009B7FAB">
      <w:pPr>
        <w:pStyle w:val="NormalIndent"/>
      </w:pPr>
      <w:r>
        <w:t>For plain round pipe, where transverse shear and torsion are negligible, the three principal stress components of primary membrane stress (average stress across pipe wall) are σpr, σpθ, and σpz, where r, θ, and z refer to radial, hoop, and axial stresses. Thus,</w:t>
      </w:r>
    </w:p>
    <w:p w14:paraId="77258010" w14:textId="61E73355" w:rsidR="0007776A" w:rsidRDefault="0007776A" w:rsidP="009B7FAB">
      <w:pPr>
        <w:pStyle w:val="NormalIndent"/>
      </w:pPr>
    </w:p>
    <w:p w14:paraId="245A46CC" w14:textId="5E3E298D" w:rsidR="00705069" w:rsidRPr="008C4273" w:rsidRDefault="004176CB" w:rsidP="009B7FAB">
      <w:pPr>
        <w:pStyle w:val="NormalIndent"/>
        <w:rPr>
          <w:rFonts w:eastAsia="SymbolMT"/>
          <w:sz w:val="28"/>
          <w:szCs w:val="28"/>
          <w:lang w:val="en-IN" w:eastAsia="en-IN"/>
        </w:rPr>
      </w:pPr>
      <m:oMath>
        <m:r>
          <w:rPr>
            <w:rFonts w:ascii="Cambria Math" w:eastAsia="SymbolMT" w:hAnsi="Cambria Math"/>
            <w:sz w:val="28"/>
            <w:szCs w:val="28"/>
            <w:lang w:val="en-IN" w:eastAsia="en-IN"/>
          </w:rPr>
          <m:t xml:space="preserve"> </m:t>
        </m:r>
        <m:f>
          <m:fPr>
            <m:ctrlPr>
              <w:rPr>
                <w:rFonts w:ascii="Cambria Math" w:eastAsia="SymbolMT" w:hAnsi="Cambria Math"/>
                <w:i/>
                <w:sz w:val="28"/>
                <w:szCs w:val="28"/>
                <w:lang w:val="en-IN" w:eastAsia="en-IN"/>
              </w:rPr>
            </m:ctrlPr>
          </m:fPr>
          <m:num>
            <m:r>
              <w:rPr>
                <w:rFonts w:ascii="Cambria Math" w:eastAsia="SymbolMT" w:hAnsi="Cambria Math"/>
                <w:sz w:val="28"/>
                <w:szCs w:val="28"/>
                <w:lang w:val="en-IN" w:eastAsia="en-IN"/>
              </w:rPr>
              <m:t>1</m:t>
            </m:r>
          </m:num>
          <m:den>
            <m:r>
              <w:rPr>
                <w:rFonts w:ascii="Cambria Math" w:eastAsia="SymbolMT" w:hAnsi="Cambria Math"/>
                <w:sz w:val="28"/>
                <w:szCs w:val="28"/>
                <w:lang w:val="en-IN" w:eastAsia="en-IN"/>
              </w:rPr>
              <m:t xml:space="preserve">  √2</m:t>
            </m:r>
          </m:den>
        </m:f>
        <m:r>
          <w:rPr>
            <w:rFonts w:ascii="Cambria Math" w:eastAsia="SymbolMT" w:hAnsi="Cambria Math"/>
            <w:sz w:val="28"/>
            <w:szCs w:val="28"/>
            <w:lang w:val="en-IN" w:eastAsia="en-IN"/>
          </w:rPr>
          <m:t xml:space="preserve"> </m:t>
        </m:r>
        <m:rad>
          <m:radPr>
            <m:degHide m:val="1"/>
            <m:ctrlPr>
              <w:rPr>
                <w:rFonts w:ascii="Cambria Math" w:eastAsia="SymbolMT" w:hAnsi="Cambria Math"/>
                <w:i/>
                <w:sz w:val="28"/>
                <w:szCs w:val="28"/>
                <w:lang w:val="en-IN" w:eastAsia="en-IN"/>
              </w:rPr>
            </m:ctrlPr>
          </m:radPr>
          <m:deg/>
          <m:e>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pr</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m:t>
                    </m:r>
                    <m:r>
                      <m:rPr>
                        <m:sty m:val="p"/>
                      </m:rPr>
                      <w:rPr>
                        <w:rFonts w:ascii="Cambria Math" w:hAnsi="Cambria Math"/>
                        <w:vertAlign w:val="subscript"/>
                      </w:rPr>
                      <m:t>θ</m:t>
                    </m:r>
                  </m:e>
                </m:d>
              </m:e>
              <m:sup>
                <m:r>
                  <w:rPr>
                    <w:rFonts w:ascii="Cambria Math" w:eastAsia="SymbolMT" w:hAnsi="Cambria Math"/>
                    <w:szCs w:val="24"/>
                    <w:lang w:val="en-IN" w:eastAsia="en-IN"/>
                  </w:rPr>
                  <m:t>2</m:t>
                </m:r>
              </m:sup>
            </m:sSup>
            <m:r>
              <w:rPr>
                <w:rFonts w:ascii="Cambria Math" w:eastAsia="SymbolMT" w:hAnsi="Cambria Math"/>
                <w:szCs w:val="24"/>
                <w:lang w:val="en-IN" w:eastAsia="en-IN"/>
              </w:rPr>
              <m:t xml:space="preserve">+ </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σp</m:t>
                    </m:r>
                    <m:r>
                      <m:rPr>
                        <m:sty m:val="p"/>
                      </m:rPr>
                      <w:rPr>
                        <w:rFonts w:ascii="Cambria Math" w:hAnsi="Cambria Math"/>
                        <w:vertAlign w:val="subscript"/>
                      </w:rPr>
                      <m:t>θ</m:t>
                    </m:r>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pz</m:t>
                    </m:r>
                  </m:e>
                </m:d>
              </m:e>
              <m:sup>
                <m:r>
                  <w:rPr>
                    <w:rFonts w:ascii="Cambria Math" w:eastAsia="SymbolMT" w:hAnsi="Cambria Math"/>
                    <w:szCs w:val="24"/>
                    <w:lang w:val="en-IN" w:eastAsia="en-IN"/>
                  </w:rPr>
                  <m:t xml:space="preserve">2 </m:t>
                </m:r>
              </m:sup>
            </m:sSup>
            <m:r>
              <w:rPr>
                <w:rFonts w:ascii="Cambria Math" w:eastAsia="SymbolMT" w:hAnsi="Cambria Math"/>
                <w:szCs w:val="24"/>
                <w:lang w:val="en-IN" w:eastAsia="en-IN"/>
              </w:rPr>
              <m:t>+</m:t>
            </m:r>
            <m:sSup>
              <m:sSupPr>
                <m:ctrlPr>
                  <w:rPr>
                    <w:rFonts w:ascii="Cambria Math" w:eastAsia="SymbolMT" w:hAnsi="Cambria Math"/>
                    <w:i/>
                    <w:iCs/>
                    <w:szCs w:val="24"/>
                    <w:lang w:val="en-IN" w:eastAsia="en-IN"/>
                  </w:rPr>
                </m:ctrlPr>
              </m:sSupPr>
              <m:e>
                <m:d>
                  <m:dPr>
                    <m:ctrlPr>
                      <w:rPr>
                        <w:rFonts w:ascii="Cambria Math" w:eastAsia="SymbolMT" w:hAnsi="Cambria Math"/>
                        <w:i/>
                        <w:iCs/>
                        <w:szCs w:val="24"/>
                        <w:lang w:val="en-IN" w:eastAsia="en-IN"/>
                      </w:rPr>
                    </m:ctrlPr>
                  </m:dPr>
                  <m:e>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pz</m:t>
                    </m:r>
                    <m:r>
                      <m:rPr>
                        <m:sty m:val="p"/>
                      </m:rPr>
                      <w:rPr>
                        <w:rFonts w:ascii="Cambria Math" w:eastAsia="SymbolMT" w:hAnsi="Cambria Math"/>
                        <w:szCs w:val="24"/>
                        <w:lang w:val="en-IN" w:eastAsia="en-IN"/>
                      </w:rPr>
                      <m:t>-σpr</m:t>
                    </m:r>
                  </m:e>
                </m:d>
              </m:e>
              <m:sup>
                <m:r>
                  <w:rPr>
                    <w:rFonts w:ascii="Cambria Math" w:eastAsia="SymbolMT" w:hAnsi="Cambria Math"/>
                    <w:szCs w:val="24"/>
                    <w:lang w:val="en-IN" w:eastAsia="en-IN"/>
                  </w:rPr>
                  <m:t>2</m:t>
                </m:r>
              </m:sup>
            </m:sSup>
          </m:e>
        </m:rad>
        <m:r>
          <w:rPr>
            <w:rFonts w:ascii="Cambria Math" w:eastAsia="SymbolMT" w:hAnsi="Cambria Math"/>
            <w:sz w:val="28"/>
            <w:szCs w:val="28"/>
            <w:lang w:val="en-IN" w:eastAsia="en-IN"/>
          </w:rPr>
          <m:t>&lt;</m:t>
        </m:r>
        <m:r>
          <m:rPr>
            <m:sty m:val="p"/>
          </m:rPr>
          <w:rPr>
            <w:rFonts w:ascii="Cambria Math" w:eastAsia="SymbolMT" w:hAnsi="Cambria Math"/>
            <w:sz w:val="28"/>
            <w:szCs w:val="28"/>
            <w:lang w:val="en-IN" w:eastAsia="en-IN"/>
          </w:rPr>
          <m:t>C</m:t>
        </m:r>
        <m:r>
          <m:rPr>
            <m:sty m:val="p"/>
          </m:rPr>
          <w:rPr>
            <w:rFonts w:ascii="Cambria Math" w:eastAsia="SymbolMT" w:hAnsi="Cambria Math"/>
            <w:sz w:val="28"/>
            <w:szCs w:val="28"/>
            <w:vertAlign w:val="subscript"/>
            <w:lang w:val="en-IN" w:eastAsia="en-IN"/>
          </w:rPr>
          <m:t>f</m:t>
        </m:r>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a</m:t>
        </m:r>
      </m:oMath>
      <w:r w:rsidR="000153E2">
        <w:rPr>
          <w:rFonts w:eastAsia="SymbolMT"/>
          <w:sz w:val="28"/>
          <w:szCs w:val="28"/>
          <w:lang w:val="en-IN" w:eastAsia="en-IN"/>
        </w:rPr>
        <w:t xml:space="preserve">                          </w:t>
      </w:r>
      <w:r>
        <w:rPr>
          <w:rFonts w:eastAsia="SymbolMT"/>
          <w:sz w:val="28"/>
          <w:szCs w:val="28"/>
          <w:lang w:val="en-IN" w:eastAsia="en-IN"/>
        </w:rPr>
        <w:t>(5)</w:t>
      </w:r>
    </w:p>
    <w:p w14:paraId="1974320A" w14:textId="298024A2" w:rsidR="009B7FAB" w:rsidRDefault="00D82B24" w:rsidP="000153E2">
      <w:pPr>
        <w:pStyle w:val="NormalIndent"/>
      </w:pPr>
      <w:r>
        <w:rPr>
          <w:rFonts w:eastAsia="SymbolMT"/>
          <w:sz w:val="28"/>
          <w:szCs w:val="28"/>
          <w:lang w:val="en-IN" w:eastAsia="en-IN"/>
        </w:rPr>
        <w:tab/>
      </w:r>
      <w:r w:rsidR="000153E2">
        <w:rPr>
          <w:rFonts w:eastAsia="SymbolMT"/>
          <w:sz w:val="28"/>
          <w:szCs w:val="28"/>
          <w:lang w:val="en-IN" w:eastAsia="en-IN"/>
        </w:rPr>
        <w:t xml:space="preserve"> </w:t>
      </w:r>
    </w:p>
    <w:p w14:paraId="0E674F34" w14:textId="706E10C5" w:rsidR="009B7FAB" w:rsidRDefault="009138CA" w:rsidP="009138CA">
      <w:pPr>
        <w:pStyle w:val="NormalIndent"/>
      </w:pPr>
      <w:r>
        <w:t>For Thick Wall Pipe</w:t>
      </w:r>
    </w:p>
    <w:p w14:paraId="340A149F" w14:textId="77777777" w:rsidR="000153E2" w:rsidRDefault="000153E2" w:rsidP="009138CA">
      <w:pPr>
        <w:pStyle w:val="NormalIndent"/>
      </w:pPr>
    </w:p>
    <w:p w14:paraId="01C5F354" w14:textId="1F3850A4" w:rsidR="000153E2" w:rsidRPr="000153E2" w:rsidRDefault="000153E2" w:rsidP="009138CA">
      <w:pPr>
        <w:pStyle w:val="NormalIndent"/>
        <w:rPr>
          <w:sz w:val="28"/>
          <w:szCs w:val="28"/>
          <w:lang w:val="en-IN" w:eastAsia="en-IN"/>
        </w:rPr>
      </w:pPr>
      <m:oMath>
        <m:r>
          <m:rPr>
            <m:sty m:val="p"/>
          </m:rPr>
          <w:rPr>
            <w:rFonts w:ascii="Cambria Math" w:eastAsia="SymbolMT" w:hAnsi="Cambria Math"/>
            <w:szCs w:val="24"/>
            <w:lang w:val="en-IN" w:eastAsia="en-IN"/>
          </w:rPr>
          <m:t>σ</m:t>
        </m:r>
        <m:r>
          <m:rPr>
            <m:sty m:val="p"/>
          </m:rPr>
          <w:rPr>
            <w:rFonts w:ascii="Cambria Math" w:eastAsia="SymbolMT" w:hAnsi="Cambria Math"/>
            <w:szCs w:val="24"/>
            <w:vertAlign w:val="subscript"/>
            <w:lang w:val="en-IN" w:eastAsia="en-IN"/>
          </w:rPr>
          <m:t xml:space="preserve">pr </m:t>
        </m:r>
        <m:r>
          <m:rPr>
            <m:sty m:val="p"/>
          </m:rPr>
          <w:rPr>
            <w:rFonts w:ascii="Cambria Math" w:eastAsia="SymbolMT" w:hAnsi="Cambria Math"/>
            <w:szCs w:val="24"/>
            <w:lang w:val="en-IN" w:eastAsia="en-IN"/>
          </w:rPr>
          <m:t>= (P</m:t>
        </m:r>
        <m:r>
          <m:rPr>
            <m:sty m:val="p"/>
          </m:rPr>
          <w:rPr>
            <w:rFonts w:ascii="Cambria Math" w:eastAsia="SymbolMT" w:hAnsi="Cambria Math"/>
            <w:szCs w:val="24"/>
            <w:vertAlign w:val="subscript"/>
            <w:lang w:val="en-IN" w:eastAsia="en-IN"/>
          </w:rPr>
          <m:t>o</m:t>
        </m:r>
        <m:r>
          <m:rPr>
            <m:sty m:val="p"/>
          </m:rPr>
          <w:rPr>
            <w:rFonts w:ascii="Cambria Math" w:eastAsia="SymbolMT" w:hAnsi="Cambria Math"/>
            <w:szCs w:val="24"/>
            <w:lang w:val="en-IN" w:eastAsia="en-IN"/>
          </w:rPr>
          <m:t>D</m:t>
        </m:r>
        <m:r>
          <m:rPr>
            <m:sty m:val="p"/>
          </m:rPr>
          <w:rPr>
            <w:rFonts w:ascii="Cambria Math" w:eastAsia="SymbolMT" w:hAnsi="Cambria Math"/>
            <w:szCs w:val="24"/>
            <w:vertAlign w:val="subscript"/>
            <w:lang w:val="en-IN" w:eastAsia="en-IN"/>
          </w:rPr>
          <m:t>o</m:t>
        </m:r>
        <m:r>
          <m:rPr>
            <m:sty m:val="p"/>
          </m:rPr>
          <w:rPr>
            <w:rFonts w:ascii="Cambria Math" w:eastAsia="SymbolMT" w:hAnsi="Cambria Math"/>
            <w:szCs w:val="24"/>
            <w:lang w:val="en-IN" w:eastAsia="en-IN"/>
          </w:rPr>
          <m:t xml:space="preserve"> +P</m:t>
        </m:r>
        <m:r>
          <m:rPr>
            <m:sty m:val="p"/>
          </m:rPr>
          <w:rPr>
            <w:rFonts w:ascii="Cambria Math" w:eastAsia="SymbolMT" w:hAnsi="Cambria Math"/>
            <w:szCs w:val="24"/>
            <w:vertAlign w:val="subscript"/>
            <w:lang w:val="en-IN" w:eastAsia="en-IN"/>
          </w:rPr>
          <m:t>i</m:t>
        </m:r>
        <m:r>
          <m:rPr>
            <m:sty m:val="p"/>
          </m:rPr>
          <w:rPr>
            <w:rFonts w:ascii="Cambria Math" w:eastAsia="SymbolMT" w:hAnsi="Cambria Math"/>
            <w:szCs w:val="24"/>
            <w:lang w:val="en-IN" w:eastAsia="en-IN"/>
          </w:rPr>
          <m:t>D</m:t>
        </m:r>
        <m:r>
          <m:rPr>
            <m:sty m:val="p"/>
          </m:rPr>
          <w:rPr>
            <w:rFonts w:ascii="Cambria Math" w:eastAsia="SymbolMT" w:hAnsi="Cambria Math"/>
            <w:szCs w:val="24"/>
            <w:vertAlign w:val="subscript"/>
            <w:lang w:val="en-IN" w:eastAsia="en-IN"/>
          </w:rPr>
          <m:t>i</m:t>
        </m:r>
        <m:r>
          <m:rPr>
            <m:sty m:val="p"/>
          </m:rPr>
          <w:rPr>
            <w:rFonts w:ascii="Cambria Math" w:eastAsia="SymbolMT" w:hAnsi="Cambria Math"/>
            <w:szCs w:val="24"/>
            <w:lang w:val="en-IN" w:eastAsia="en-IN"/>
          </w:rPr>
          <m:t>)</m:t>
        </m:r>
        <m:r>
          <m:rPr>
            <m:sty m:val="p"/>
          </m:rPr>
          <w:rPr>
            <w:rFonts w:ascii="Cambria Math" w:eastAsia="SymbolMT" w:hAnsi="Cambria Math"/>
            <w:sz w:val="28"/>
            <w:szCs w:val="28"/>
            <w:lang w:val="en-IN" w:eastAsia="en-IN"/>
          </w:rPr>
          <m:t xml:space="preserve"> </m:t>
        </m:r>
      </m:oMath>
      <w:r w:rsidR="00C33867">
        <w:rPr>
          <w:sz w:val="28"/>
          <w:szCs w:val="28"/>
          <w:lang w:val="en-IN" w:eastAsia="en-IN"/>
        </w:rPr>
        <w:t xml:space="preserve">                                                                                    (6)</w:t>
      </w:r>
    </w:p>
    <w:p w14:paraId="27ACD80A" w14:textId="61AF4EA8" w:rsidR="000153E2" w:rsidRPr="00C33867" w:rsidRDefault="001C4333" w:rsidP="009138CA">
      <w:pPr>
        <w:pStyle w:val="NormalIndent"/>
      </w:pPr>
      <m:oMath>
        <m:r>
          <m:rPr>
            <m:sty m:val="p"/>
          </m:rPr>
          <w:rPr>
            <w:rFonts w:ascii="Cambria Math" w:eastAsia="SymbolMT" w:hAnsi="Cambria Math"/>
            <w:sz w:val="28"/>
            <w:szCs w:val="28"/>
            <w:lang w:val="en-IN" w:eastAsia="en-IN"/>
          </w:rPr>
          <m:t xml:space="preserve"> σ</m:t>
        </m:r>
        <m:r>
          <m:rPr>
            <m:sty m:val="p"/>
          </m:rPr>
          <w:rPr>
            <w:rFonts w:ascii="Cambria Math" w:eastAsia="SymbolMT" w:hAnsi="Cambria Math"/>
            <w:sz w:val="28"/>
            <w:szCs w:val="28"/>
            <w:vertAlign w:val="subscript"/>
            <w:lang w:val="en-IN" w:eastAsia="en-IN"/>
          </w:rPr>
          <m:t>p</m:t>
        </m:r>
        <m:r>
          <m:rPr>
            <m:sty m:val="p"/>
          </m:rPr>
          <w:rPr>
            <w:rFonts w:ascii="Cambria Math" w:hAnsi="Cambria Math"/>
            <w:vertAlign w:val="subscript"/>
          </w:rPr>
          <m:t xml:space="preserve">θ </m:t>
        </m:r>
        <m:r>
          <m:rPr>
            <m:sty m:val="p"/>
          </m:rPr>
          <w:rPr>
            <w:rFonts w:ascii="Cambria Math" w:hAnsi="Cambria Math"/>
          </w:rPr>
          <m:t>= (P</m:t>
        </m:r>
        <m:r>
          <m:rPr>
            <m:sty m:val="p"/>
          </m:rPr>
          <w:rPr>
            <w:rFonts w:ascii="Cambria Math" w:hAnsi="Cambria Math"/>
            <w:vertAlign w:val="subscript"/>
          </w:rPr>
          <m:t>i</m:t>
        </m:r>
        <m:r>
          <m:rPr>
            <m:sty m:val="p"/>
          </m:rPr>
          <w:rPr>
            <w:rFonts w:ascii="Cambria Math" w:hAnsi="Cambria Math"/>
          </w:rPr>
          <m:t>-P</m:t>
        </m:r>
        <m:r>
          <m:rPr>
            <m:sty m:val="p"/>
          </m:rPr>
          <w:rPr>
            <w:rFonts w:ascii="Cambria Math" w:hAnsi="Cambria Math"/>
            <w:vertAlign w:val="subscript"/>
          </w:rPr>
          <m:t>o</m:t>
        </m:r>
        <m:r>
          <m:rPr>
            <m:sty m:val="p"/>
          </m:rPr>
          <w:rPr>
            <w:rFonts w:ascii="Cambria Math" w:hAnsi="Cambria Math"/>
          </w:rPr>
          <m:t>)</m:t>
        </m:r>
        <m:f>
          <m:fPr>
            <m:ctrlPr>
              <w:rPr>
                <w:rFonts w:ascii="Cambria Math" w:hAnsi="Cambria Math"/>
              </w:rPr>
            </m:ctrlPr>
          </m:fPr>
          <m:num>
            <m:r>
              <m:rPr>
                <m:sty m:val="p"/>
              </m:rPr>
              <w:rPr>
                <w:rFonts w:ascii="Cambria Math" w:hAnsi="Cambria Math"/>
              </w:rPr>
              <m:t>D</m:t>
            </m:r>
            <m:r>
              <m:rPr>
                <m:sty m:val="p"/>
              </m:rPr>
              <w:rPr>
                <w:rFonts w:ascii="Cambria Math" w:hAnsi="Cambria Math"/>
                <w:vertAlign w:val="subscript"/>
              </w:rPr>
              <m:t>o</m:t>
            </m:r>
          </m:num>
          <m:den>
            <m:r>
              <w:rPr>
                <w:rFonts w:ascii="Cambria Math" w:hAnsi="Cambria Math"/>
              </w:rPr>
              <m:t>2t</m:t>
            </m:r>
          </m:den>
        </m:f>
        <m:r>
          <m:rPr>
            <m:sty m:val="p"/>
          </m:rPr>
          <w:rPr>
            <w:rFonts w:ascii="Cambria Math" w:hAnsi="Cambria Math"/>
          </w:rPr>
          <m:t>- P</m:t>
        </m:r>
        <m:r>
          <m:rPr>
            <m:sty m:val="p"/>
          </m:rPr>
          <w:rPr>
            <w:rFonts w:ascii="Cambria Math" w:hAnsi="Cambria Math"/>
            <w:vertAlign w:val="subscript"/>
          </w:rPr>
          <m:t>i</m:t>
        </m:r>
      </m:oMath>
      <w:r w:rsidR="00C33867">
        <w:rPr>
          <w:vertAlign w:val="subscript"/>
        </w:rPr>
        <w:t xml:space="preserve">                                                                                                                                            </w:t>
      </w:r>
      <w:r w:rsidR="00C33867">
        <w:t>(7)</w:t>
      </w:r>
    </w:p>
    <w:p w14:paraId="43A4A996" w14:textId="3B3D510F" w:rsidR="00DD1999" w:rsidRDefault="00C33867" w:rsidP="009138CA">
      <w:pPr>
        <w:pStyle w:val="NormalIndent"/>
      </w:pPr>
      <m:oMath>
        <m:r>
          <m:rPr>
            <m:sty m:val="p"/>
          </m:rPr>
          <w:rPr>
            <w:rFonts w:ascii="Cambria Math" w:eastAsia="SymbolMT" w:hAnsi="Cambria Math"/>
            <w:sz w:val="28"/>
            <w:szCs w:val="28"/>
            <w:lang w:val="en-IN" w:eastAsia="en-IN"/>
          </w:rPr>
          <m:t>σ</m:t>
        </m:r>
        <m:r>
          <m:rPr>
            <m:sty m:val="p"/>
          </m:rPr>
          <w:rPr>
            <w:rFonts w:ascii="Cambria Math" w:eastAsia="SymbolMT" w:hAnsi="Cambria Math"/>
            <w:sz w:val="28"/>
            <w:szCs w:val="28"/>
            <w:vertAlign w:val="subscript"/>
            <w:lang w:val="en-IN" w:eastAsia="en-IN"/>
          </w:rPr>
          <m:t>p</m:t>
        </m:r>
        <m:r>
          <m:rPr>
            <m:sty m:val="p"/>
          </m:rPr>
          <w:rPr>
            <w:rFonts w:ascii="Cambria Math" w:hAnsi="Cambria Math"/>
            <w:vertAlign w:val="subscript"/>
          </w:rPr>
          <m:t xml:space="preserve">z </m:t>
        </m:r>
        <m:r>
          <m:rPr>
            <m:sty m:val="p"/>
          </m:rPr>
          <w:rPr>
            <w:rFonts w:ascii="Cambria Math" w:hAnsi="Cambria Math"/>
            <w:noProof/>
            <w:lang w:val="en-IN" w:eastAsia="en-IN"/>
          </w:rPr>
          <m:t>=</m:t>
        </m:r>
        <m:f>
          <m:fPr>
            <m:ctrlPr>
              <w:rPr>
                <w:rFonts w:ascii="Cambria Math" w:hAnsi="Cambria Math"/>
                <w:noProof/>
                <w:lang w:val="en-IN" w:eastAsia="en-IN"/>
              </w:rPr>
            </m:ctrlPr>
          </m:fPr>
          <m:num>
            <m:r>
              <w:rPr>
                <w:rFonts w:ascii="Cambria Math" w:hAnsi="Cambria Math"/>
                <w:noProof/>
                <w:lang w:val="en-IN" w:eastAsia="en-IN"/>
              </w:rPr>
              <m:t>T</m:t>
            </m:r>
          </m:num>
          <m:den>
            <m:r>
              <w:rPr>
                <w:rFonts w:ascii="Cambria Math" w:hAnsi="Cambria Math"/>
                <w:noProof/>
                <w:lang w:val="en-IN" w:eastAsia="en-IN"/>
              </w:rPr>
              <m:t>A</m:t>
            </m:r>
          </m:den>
        </m:f>
        <m:r>
          <m:rPr>
            <m:sty m:val="p"/>
          </m:rPr>
          <w:rPr>
            <w:rFonts w:ascii="Cambria Math" w:hAnsi="Cambria Math"/>
            <w:noProof/>
            <w:lang w:val="en-IN" w:eastAsia="en-IN"/>
          </w:rPr>
          <m:t>±</m:t>
        </m:r>
        <m:f>
          <m:fPr>
            <m:ctrlPr>
              <w:rPr>
                <w:rFonts w:ascii="Cambria Math" w:hAnsi="Cambria Math"/>
                <w:noProof/>
                <w:lang w:val="en-IN" w:eastAsia="en-IN"/>
              </w:rPr>
            </m:ctrlPr>
          </m:fPr>
          <m:num>
            <m:r>
              <w:rPr>
                <w:rFonts w:ascii="Cambria Math" w:hAnsi="Cambria Math"/>
                <w:noProof/>
                <w:lang w:val="en-IN" w:eastAsia="en-IN"/>
              </w:rPr>
              <m:t>M</m:t>
            </m:r>
          </m:num>
          <m:den>
            <m:r>
              <w:rPr>
                <w:rFonts w:ascii="Cambria Math" w:hAnsi="Cambria Math"/>
                <w:noProof/>
                <w:lang w:val="en-IN" w:eastAsia="en-IN"/>
              </w:rPr>
              <m:t>2I</m:t>
            </m:r>
          </m:den>
        </m:f>
        <m:d>
          <m:dPr>
            <m:ctrlPr>
              <w:rPr>
                <w:rFonts w:ascii="Cambria Math" w:hAnsi="Cambria Math"/>
                <w:noProof/>
                <w:vertAlign w:val="subscript"/>
                <w:lang w:val="en-IN" w:eastAsia="en-IN"/>
              </w:rPr>
            </m:ctrlPr>
          </m:dPr>
          <m:e>
            <m:r>
              <m:rPr>
                <m:sty m:val="p"/>
              </m:rPr>
              <w:rPr>
                <w:rFonts w:ascii="Cambria Math" w:hAnsi="Cambria Math"/>
                <w:noProof/>
                <w:vertAlign w:val="subscript"/>
                <w:lang w:val="en-IN" w:eastAsia="en-IN"/>
              </w:rPr>
              <m:t>Do</m:t>
            </m:r>
            <m:r>
              <m:rPr>
                <m:sty m:val="p"/>
              </m:rPr>
              <w:rPr>
                <w:rFonts w:ascii="Cambria Math" w:hAnsi="Cambria Math"/>
                <w:noProof/>
                <w:lang w:val="en-IN" w:eastAsia="en-IN"/>
              </w:rPr>
              <m:t>-t</m:t>
            </m:r>
            <m:ctrlPr>
              <w:rPr>
                <w:rFonts w:ascii="Cambria Math" w:hAnsi="Cambria Math"/>
                <w:noProof/>
                <w:lang w:val="en-IN" w:eastAsia="en-IN"/>
              </w:rPr>
            </m:ctrlPr>
          </m:e>
        </m:d>
        <m:r>
          <m:rPr>
            <m:sty m:val="p"/>
          </m:rPr>
          <w:rPr>
            <w:rFonts w:ascii="Cambria Math" w:hAnsi="Cambria Math"/>
            <w:noProof/>
            <w:lang w:val="en-IN" w:eastAsia="en-IN"/>
          </w:rPr>
          <m:t xml:space="preserve"> </m:t>
        </m:r>
      </m:oMath>
      <w:r>
        <w:rPr>
          <w:lang w:val="en-IN" w:eastAsia="en-IN"/>
        </w:rPr>
        <w:t xml:space="preserve">                                                                                                </w:t>
      </w:r>
      <w:r w:rsidR="004F6E03">
        <w:rPr>
          <w:lang w:val="en-IN" w:eastAsia="en-IN"/>
        </w:rPr>
        <w:t xml:space="preserve">  </w:t>
      </w:r>
      <w:r>
        <w:rPr>
          <w:lang w:val="en-IN" w:eastAsia="en-IN"/>
        </w:rPr>
        <w:t xml:space="preserve">  (8)</w:t>
      </w:r>
    </w:p>
    <w:p w14:paraId="298C477E" w14:textId="0AEFCA17" w:rsidR="00C90B98" w:rsidRDefault="006A5D6F" w:rsidP="00C33867">
      <w:pPr>
        <w:pStyle w:val="NormalIndent"/>
        <w:rPr>
          <w:noProof/>
          <w:lang w:val="en-IN" w:eastAsia="en-IN"/>
        </w:rPr>
      </w:pPr>
      <w:r w:rsidRPr="008C4273">
        <w:rPr>
          <w:szCs w:val="24"/>
        </w:rPr>
        <w:tab/>
      </w:r>
      <w:r w:rsidRPr="008C4273">
        <w:rPr>
          <w:szCs w:val="24"/>
        </w:rPr>
        <w:tab/>
      </w:r>
      <w:r w:rsidRPr="008C4273">
        <w:rPr>
          <w:szCs w:val="24"/>
        </w:rPr>
        <w:tab/>
      </w:r>
      <w:r w:rsidRPr="008C4273">
        <w:rPr>
          <w:szCs w:val="24"/>
        </w:rPr>
        <w:tab/>
      </w:r>
    </w:p>
    <w:p w14:paraId="715C1656" w14:textId="74D1E377" w:rsidR="00977548" w:rsidRPr="00977548" w:rsidRDefault="00977548" w:rsidP="00977548">
      <w:pPr>
        <w:pStyle w:val="NormalIndent"/>
        <w:rPr>
          <w:noProof/>
          <w:lang w:val="en-IN" w:eastAsia="en-IN"/>
        </w:rPr>
      </w:pPr>
      <w:r>
        <w:rPr>
          <w:noProof/>
          <w:lang w:val="en-IN" w:eastAsia="en-IN"/>
        </w:rPr>
        <w:t>Where:</w:t>
      </w:r>
    </w:p>
    <w:p w14:paraId="1D7F6A27" w14:textId="77777777" w:rsidR="00DD7208" w:rsidRDefault="00DD7208" w:rsidP="00DD7208">
      <w:pPr>
        <w:pStyle w:val="NormalIndent"/>
      </w:pPr>
      <w:r>
        <w:t>Pi = internal pressure.</w:t>
      </w:r>
    </w:p>
    <w:p w14:paraId="3C182BC4" w14:textId="77777777" w:rsidR="00DD7208" w:rsidRDefault="00DD7208" w:rsidP="00DD7208">
      <w:pPr>
        <w:pStyle w:val="NormalIndent"/>
      </w:pPr>
      <w:r>
        <w:t>Po = external pressure.</w:t>
      </w:r>
    </w:p>
    <w:p w14:paraId="0653D0A1" w14:textId="77777777" w:rsidR="00DD7208" w:rsidRDefault="00DD7208" w:rsidP="00DD7208">
      <w:pPr>
        <w:pStyle w:val="NormalIndent"/>
      </w:pPr>
      <w:r>
        <w:lastRenderedPageBreak/>
        <w:t>Do, Di = outside, inside diameters.</w:t>
      </w:r>
    </w:p>
    <w:p w14:paraId="58775C78" w14:textId="77777777" w:rsidR="00DD7208" w:rsidRDefault="00DD7208" w:rsidP="00DD7208">
      <w:pPr>
        <w:pStyle w:val="NormalIndent"/>
      </w:pPr>
      <w:r>
        <w:t>t = pipe wall thickness.</w:t>
      </w:r>
    </w:p>
    <w:p w14:paraId="76235955" w14:textId="77777777" w:rsidR="00DD7208" w:rsidRDefault="00DD7208" w:rsidP="00DD7208">
      <w:pPr>
        <w:pStyle w:val="NormalIndent"/>
      </w:pPr>
      <w:r>
        <w:t>A = .</w:t>
      </w:r>
    </w:p>
    <w:p w14:paraId="452707BE" w14:textId="77777777" w:rsidR="00DD7208" w:rsidRDefault="00DD7208" w:rsidP="00DD7208">
      <w:pPr>
        <w:pStyle w:val="NormalIndent"/>
      </w:pPr>
      <w:r>
        <w:t>T = true wall tension in pipe at section being analyzed.</w:t>
      </w:r>
    </w:p>
    <w:p w14:paraId="0560D33A" w14:textId="77777777" w:rsidR="00DD7208" w:rsidRDefault="00DD7208" w:rsidP="00DD7208">
      <w:pPr>
        <w:pStyle w:val="NormalIndent"/>
      </w:pPr>
      <w:r>
        <w:t>M = global bending moment in pipe.</w:t>
      </w:r>
    </w:p>
    <w:p w14:paraId="6E940B52" w14:textId="77777777" w:rsidR="00DD7208" w:rsidRDefault="00DD7208" w:rsidP="00DD7208">
      <w:pPr>
        <w:pStyle w:val="NormalIndent"/>
      </w:pPr>
      <w:r>
        <w:t>I = moment of inertia = .</w:t>
      </w:r>
    </w:p>
    <w:p w14:paraId="059F7801" w14:textId="1190A440" w:rsidR="00C90B98" w:rsidRDefault="00DD7208" w:rsidP="00DD7208">
      <w:pPr>
        <w:pStyle w:val="NormalIndent"/>
      </w:pPr>
      <w:r>
        <w:t>Note that the criteria for (σp + σb)e and (σp + σb + σq)e are</w:t>
      </w:r>
      <w:r w:rsidR="00977548">
        <w:t xml:space="preserve"> </w:t>
      </w:r>
      <w:r>
        <w:t>never controlling for this case.</w:t>
      </w:r>
    </w:p>
    <w:p w14:paraId="060C710A" w14:textId="77777777" w:rsidR="00977548" w:rsidRDefault="00977548" w:rsidP="00DD7208">
      <w:pPr>
        <w:pStyle w:val="NormalIndent"/>
      </w:pPr>
    </w:p>
    <w:p w14:paraId="513063DD" w14:textId="47D96E9F" w:rsidR="00977548" w:rsidRDefault="00977548" w:rsidP="00977548">
      <w:pPr>
        <w:pStyle w:val="NormalIndent"/>
      </w:pPr>
      <w:r>
        <w:t>Substituting Equations 6, 7, and 8 into Equation 5 gives, following a little algebra,</w:t>
      </w:r>
    </w:p>
    <w:p w14:paraId="6C45F2B3" w14:textId="77777777" w:rsidR="00B841F2" w:rsidRDefault="00B841F2" w:rsidP="00977548">
      <w:pPr>
        <w:pStyle w:val="NormalIndent"/>
      </w:pPr>
    </w:p>
    <w:p w14:paraId="6DAF6965" w14:textId="7D3B6E77" w:rsidR="005D4DC2" w:rsidRPr="00731704" w:rsidRDefault="005D4DC2" w:rsidP="005D4DC2">
      <w:pPr>
        <w:pStyle w:val="NormalIndent"/>
      </w:pPr>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√3(Pi – Po)DoDi)</m:t>
                      </m:r>
                    </m:num>
                    <m:den>
                      <m:r>
                        <w:rPr>
                          <w:rFonts w:ascii="Cambria Math" w:hAnsi="Cambria Math"/>
                        </w:rPr>
                        <m:t>2(Do + Di)t</m:t>
                      </m:r>
                    </m:den>
                  </m:f>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eastAsia="SymbolMT" w:hAnsi="Cambria Math" w:cs="TimesNewRomanPS-ItalicMT"/>
                          <w:szCs w:val="24"/>
                          <w:lang w:val="en-IN" w:eastAsia="en-IN"/>
                        </w:rPr>
                        <m:t>T</m:t>
                      </m:r>
                      <m:r>
                        <m:rPr>
                          <m:sty m:val="p"/>
                        </m:rPr>
                        <w:rPr>
                          <w:rFonts w:ascii="Cambria Math" w:eastAsia="SymbolMT" w:hAnsi="Cambria Math" w:cs="TimesNewRomanPS-ItalicMT"/>
                          <w:szCs w:val="24"/>
                          <w:vertAlign w:val="subscript"/>
                          <w:lang w:val="en-IN" w:eastAsia="en-IN"/>
                        </w:rPr>
                        <m:t>ef</m:t>
                      </m:r>
                    </m:num>
                    <m:den>
                      <m:r>
                        <w:rPr>
                          <w:rFonts w:ascii="Cambria Math" w:hAnsi="Cambria Math"/>
                        </w:rPr>
                        <m:t>A</m:t>
                      </m:r>
                    </m:den>
                  </m:f>
                  <m:f>
                    <m:fPr>
                      <m:ctrlPr>
                        <w:rPr>
                          <w:rFonts w:ascii="Cambria Math" w:hAnsi="Cambria Math"/>
                          <w:i/>
                        </w:rPr>
                      </m:ctrlPr>
                    </m:fPr>
                    <m:num>
                      <m:r>
                        <w:rPr>
                          <w:rFonts w:ascii="Cambria Math" w:hAnsi="Cambria Math"/>
                        </w:rPr>
                        <m:t>+</m:t>
                      </m:r>
                    </m:num>
                    <m:den>
                      <m:r>
                        <w:rPr>
                          <w:rFonts w:ascii="Cambria Math" w:hAnsi="Cambria Math"/>
                        </w:rPr>
                        <m:t>-</m:t>
                      </m:r>
                    </m:den>
                  </m:f>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Do-t</m:t>
                          </m:r>
                        </m:e>
                      </m:d>
                    </m:num>
                    <m:den>
                      <m:r>
                        <w:rPr>
                          <w:rFonts w:ascii="Cambria Math" w:hAnsi="Cambria Math"/>
                        </w:rPr>
                        <m:t>2I</m:t>
                      </m:r>
                    </m:den>
                  </m:f>
                  <m:r>
                    <w:rPr>
                      <w:rFonts w:ascii="Cambria Math" w:hAnsi="Cambria Math"/>
                    </w:rPr>
                    <m:t xml:space="preserve"> </m:t>
                  </m:r>
                </m:e>
              </m:d>
            </m:e>
            <m:sup>
              <m:r>
                <w:rPr>
                  <w:rFonts w:ascii="Cambria Math" w:hAnsi="Cambria Math"/>
                </w:rPr>
                <m:t>2</m:t>
              </m:r>
            </m:sup>
          </m:sSup>
          <m:r>
            <w:rPr>
              <w:rFonts w:ascii="Cambria Math" w:hAnsi="Cambria Math"/>
            </w:rPr>
            <m:t>≤ (Cf Sa)2</m:t>
          </m:r>
        </m:oMath>
      </m:oMathPara>
    </w:p>
    <w:p w14:paraId="774B7368" w14:textId="7D6FA248" w:rsidR="00042198" w:rsidRDefault="00042198" w:rsidP="00042198">
      <w:pPr>
        <w:pStyle w:val="NormalIndent"/>
      </w:pPr>
      <w:r>
        <w:t>Where</w:t>
      </w:r>
    </w:p>
    <w:p w14:paraId="198BAD87" w14:textId="77777777" w:rsidR="00F3231F" w:rsidRDefault="00F3231F" w:rsidP="00042198">
      <w:pPr>
        <w:pStyle w:val="NormalIndent"/>
      </w:pPr>
    </w:p>
    <w:p w14:paraId="02A83B2D" w14:textId="7F144315" w:rsidR="00F3231F" w:rsidRDefault="00F3231F" w:rsidP="00F3231F">
      <w:pPr>
        <w:pStyle w:val="NormalIndent"/>
        <w:rPr>
          <w:vertAlign w:val="subscript"/>
        </w:rPr>
      </w:pPr>
      <w:r>
        <w:t>T</w:t>
      </w:r>
      <w:r w:rsidRPr="00042198">
        <w:rPr>
          <w:vertAlign w:val="subscript"/>
        </w:rPr>
        <w:t>eff</w:t>
      </w:r>
      <w:r>
        <w:t xml:space="preserve"> = T – P</w:t>
      </w:r>
      <w:r w:rsidRPr="00042198">
        <w:rPr>
          <w:vertAlign w:val="subscript"/>
        </w:rPr>
        <w:t>i</w:t>
      </w:r>
      <w:r>
        <w:t>A</w:t>
      </w:r>
      <w:r w:rsidRPr="00042198">
        <w:rPr>
          <w:vertAlign w:val="subscript"/>
        </w:rPr>
        <w:t>i</w:t>
      </w:r>
      <w:r>
        <w:t xml:space="preserve"> + P</w:t>
      </w:r>
      <w:r w:rsidRPr="00042198">
        <w:rPr>
          <w:vertAlign w:val="subscript"/>
        </w:rPr>
        <w:t>o</w:t>
      </w:r>
      <w:r>
        <w:t>A</w:t>
      </w:r>
      <w:r w:rsidRPr="00042198">
        <w:rPr>
          <w:vertAlign w:val="subscript"/>
        </w:rPr>
        <w:t>o</w:t>
      </w:r>
    </w:p>
    <w:p w14:paraId="1E8CCBCB" w14:textId="0ABFE72C" w:rsidR="00F3231F" w:rsidRDefault="00F3231F" w:rsidP="00042198">
      <w:pPr>
        <w:pStyle w:val="NormalIndent"/>
      </w:pPr>
    </w:p>
    <w:p w14:paraId="5BC05959" w14:textId="287771D6" w:rsidR="00042198" w:rsidRDefault="00042198" w:rsidP="00042198">
      <w:pPr>
        <w:pStyle w:val="NormalIndent"/>
      </w:pPr>
      <w:r>
        <w:t>And</w:t>
      </w:r>
    </w:p>
    <w:p w14:paraId="1D7E784F" w14:textId="77777777" w:rsidR="00042198" w:rsidRDefault="00042198" w:rsidP="00042198">
      <w:pPr>
        <w:pStyle w:val="NormalIndent"/>
      </w:pPr>
    </w:p>
    <w:p w14:paraId="7D308AF0" w14:textId="77777777" w:rsidR="00042198" w:rsidRDefault="00042198" w:rsidP="00042198">
      <w:pPr>
        <w:pStyle w:val="NormalIndent"/>
      </w:pPr>
      <w:r>
        <w:t>A</w:t>
      </w:r>
      <w:r w:rsidRPr="00042198">
        <w:rPr>
          <w:vertAlign w:val="subscript"/>
        </w:rPr>
        <w:t>i</w:t>
      </w:r>
      <w:r>
        <w:t xml:space="preserve"> = πD</w:t>
      </w:r>
      <w:r w:rsidRPr="00042198">
        <w:rPr>
          <w:vertAlign w:val="subscript"/>
        </w:rPr>
        <w:t>i</w:t>
      </w:r>
      <w:r w:rsidRPr="00042198">
        <w:rPr>
          <w:vertAlign w:val="superscript"/>
        </w:rPr>
        <w:t>2</w:t>
      </w:r>
      <w:r>
        <w:t xml:space="preserve"> / 4</w:t>
      </w:r>
    </w:p>
    <w:p w14:paraId="46D0113D" w14:textId="4A4F10B3" w:rsidR="00042198" w:rsidRDefault="00042198" w:rsidP="00042198">
      <w:pPr>
        <w:pStyle w:val="NormalIndent"/>
      </w:pPr>
      <w:r>
        <w:t>A</w:t>
      </w:r>
      <w:r w:rsidRPr="00042198">
        <w:rPr>
          <w:vertAlign w:val="subscript"/>
        </w:rPr>
        <w:t>o</w:t>
      </w:r>
      <w:r>
        <w:t xml:space="preserve"> = πD</w:t>
      </w:r>
      <w:r w:rsidRPr="00042198">
        <w:rPr>
          <w:vertAlign w:val="subscript"/>
        </w:rPr>
        <w:t>o</w:t>
      </w:r>
      <w:r w:rsidRPr="00042198">
        <w:rPr>
          <w:vertAlign w:val="superscript"/>
        </w:rPr>
        <w:t>2</w:t>
      </w:r>
      <w:r>
        <w:t xml:space="preserve"> / 4.</w:t>
      </w:r>
    </w:p>
    <w:p w14:paraId="74F9DBF3" w14:textId="77777777" w:rsidR="00977548" w:rsidRDefault="00977548" w:rsidP="00DD7208">
      <w:pPr>
        <w:pStyle w:val="NormalIndent"/>
      </w:pPr>
    </w:p>
    <w:p w14:paraId="50EB2363" w14:textId="77777777" w:rsidR="0020500B" w:rsidRDefault="0020500B" w:rsidP="00DD7208">
      <w:pPr>
        <w:pStyle w:val="NormalIndent"/>
      </w:pPr>
    </w:p>
    <w:p w14:paraId="25FDCEFE" w14:textId="560927D9" w:rsidR="0020500B" w:rsidRDefault="0020500B" w:rsidP="0008026A">
      <w:pPr>
        <w:pStyle w:val="Heading1"/>
      </w:pPr>
      <w:bookmarkStart w:id="6" w:name="_Toc524525600"/>
      <w:r>
        <w:t>API STD 2RD</w:t>
      </w:r>
      <w:bookmarkEnd w:id="6"/>
    </w:p>
    <w:p w14:paraId="46432C71" w14:textId="7C649BFD" w:rsidR="00804BB6" w:rsidRDefault="00804BB6" w:rsidP="00804BB6">
      <w:pPr>
        <w:pStyle w:val="Heading3"/>
      </w:pPr>
      <w:bookmarkStart w:id="7" w:name="_Toc524525601"/>
      <w:r w:rsidRPr="00804BB6">
        <w:t>Burst Pressure</w:t>
      </w:r>
      <w:bookmarkEnd w:id="7"/>
    </w:p>
    <w:p w14:paraId="51A5DBBD" w14:textId="6A30CF65" w:rsidR="00804BB6" w:rsidRDefault="00804BB6" w:rsidP="00804BB6">
      <w:pPr>
        <w:pStyle w:val="NormalIndent"/>
      </w:pPr>
      <w:r w:rsidRPr="00804BB6">
        <w:t>The minimum burst pressure of pipe is determined by Equation 1:</w:t>
      </w:r>
    </w:p>
    <w:p w14:paraId="6D914CC0" w14:textId="77777777" w:rsidR="00804BB6" w:rsidRDefault="00804BB6" w:rsidP="00804BB6">
      <w:pPr>
        <w:pStyle w:val="NormalIndent"/>
      </w:pPr>
    </w:p>
    <w:p w14:paraId="7A3A53A3" w14:textId="15C7894A" w:rsidR="00804BB6" w:rsidRPr="00804BB6" w:rsidRDefault="00804BB6" w:rsidP="00804BB6">
      <w:pPr>
        <w:pStyle w:val="NormalIndent"/>
      </w:pPr>
      <m:oMathPara>
        <m:oMath>
          <m:r>
            <w:rPr>
              <w:rFonts w:ascii="Cambria Math" w:hAnsi="Cambria Math"/>
            </w:rPr>
            <m:t>Pb = k(S +U)ln(D / (D-2t))</m:t>
          </m:r>
        </m:oMath>
      </m:oMathPara>
    </w:p>
    <w:p w14:paraId="0848A615" w14:textId="0934F30B" w:rsidR="00804BB6" w:rsidRDefault="00804BB6" w:rsidP="00804BB6">
      <w:pPr>
        <w:pStyle w:val="NormalIndent"/>
      </w:pPr>
      <w:r>
        <w:t>Where</w:t>
      </w:r>
    </w:p>
    <w:p w14:paraId="5357AE62" w14:textId="77777777" w:rsidR="00804BB6" w:rsidRDefault="00804BB6" w:rsidP="00804BB6">
      <w:pPr>
        <w:pStyle w:val="NormalIndent"/>
      </w:pPr>
    </w:p>
    <w:p w14:paraId="4509065B" w14:textId="3045AAF7" w:rsidR="00804BB6" w:rsidRDefault="00804BB6" w:rsidP="00804BB6">
      <w:pPr>
        <w:pStyle w:val="NormalIndent"/>
        <w:ind w:left="1439" w:hanging="645"/>
      </w:pPr>
      <w:r>
        <w:t xml:space="preserve">k </w:t>
      </w:r>
      <w:r>
        <w:tab/>
        <w:t>is a parameter to account for variability in mechanical properties and wall thickness, and is equal to 0.45 for API 5L or API SeT pipe;</w:t>
      </w:r>
    </w:p>
    <w:p w14:paraId="0645A355" w14:textId="7BBC978D" w:rsidR="00804BB6" w:rsidRDefault="00804BB6" w:rsidP="00804BB6">
      <w:pPr>
        <w:pStyle w:val="NormalIndent"/>
      </w:pPr>
      <w:r>
        <w:t xml:space="preserve">D </w:t>
      </w:r>
      <w:r>
        <w:tab/>
        <w:t>is the outside diameter of the pipe;</w:t>
      </w:r>
    </w:p>
    <w:p w14:paraId="3897B84A" w14:textId="19F9C3A1" w:rsidR="00804BB6" w:rsidRDefault="00804BB6" w:rsidP="00804BB6">
      <w:pPr>
        <w:pStyle w:val="NormalIndent"/>
        <w:ind w:left="1440" w:hanging="646"/>
      </w:pPr>
      <w:r>
        <w:t>T</w:t>
      </w:r>
      <w:r>
        <w:tab/>
        <w:t xml:space="preserve"> is the nominal thickness of the pipe reduced for corrosion, wear and/or erosion as appropriate;</w:t>
      </w:r>
    </w:p>
    <w:p w14:paraId="2F85C281" w14:textId="1DD2B84E" w:rsidR="00804BB6" w:rsidRDefault="00804BB6" w:rsidP="00804BB6">
      <w:pPr>
        <w:pStyle w:val="NormalIndent"/>
      </w:pPr>
      <w:r>
        <w:t>S</w:t>
      </w:r>
      <w:r>
        <w:tab/>
        <w:t xml:space="preserve"> is the specified minimum yield strength of the pipe;</w:t>
      </w:r>
    </w:p>
    <w:p w14:paraId="22EA8D1D" w14:textId="37F54062" w:rsidR="00804BB6" w:rsidRDefault="00804BB6" w:rsidP="00804BB6">
      <w:pPr>
        <w:pStyle w:val="NormalIndent"/>
      </w:pPr>
      <w:r>
        <w:t>U</w:t>
      </w:r>
      <w:r>
        <w:tab/>
        <w:t xml:space="preserve"> is the specified minimum ultimate strength of the pipe.</w:t>
      </w:r>
    </w:p>
    <w:p w14:paraId="56B3C458" w14:textId="634974F8" w:rsidR="00804BB6" w:rsidRDefault="00F12780" w:rsidP="00F12780">
      <w:pPr>
        <w:pStyle w:val="Heading3"/>
      </w:pPr>
      <w:bookmarkStart w:id="8" w:name="_Toc524525602"/>
      <w:r w:rsidRPr="00F12780">
        <w:t>Collapse Due to External Pressure</w:t>
      </w:r>
      <w:bookmarkEnd w:id="8"/>
    </w:p>
    <w:p w14:paraId="5A9B2D8D" w14:textId="77777777" w:rsidR="00F12780" w:rsidRDefault="00F12780" w:rsidP="00F12780">
      <w:pPr>
        <w:pStyle w:val="NormalIndent"/>
      </w:pPr>
      <w:r>
        <w:t>The collapse pressure for pipes can be calculated as a function of nominal wall thickness as per</w:t>
      </w:r>
    </w:p>
    <w:p w14:paraId="4BCF9FC5" w14:textId="0E2F6EBD" w:rsidR="00F12780" w:rsidRDefault="00F12780" w:rsidP="00F12780">
      <w:pPr>
        <w:pStyle w:val="NormalIndent"/>
      </w:pPr>
      <w:r>
        <w:t>Equation 2.</w:t>
      </w:r>
    </w:p>
    <w:p w14:paraId="4CB80D72" w14:textId="77777777" w:rsidR="00F12780" w:rsidRDefault="00F12780" w:rsidP="00F12780">
      <w:pPr>
        <w:pStyle w:val="NormalIndent"/>
      </w:pPr>
    </w:p>
    <w:p w14:paraId="4BE89E83" w14:textId="2B7AF12B" w:rsidR="00F12780" w:rsidRPr="007235A3" w:rsidRDefault="00F12780" w:rsidP="00F12780">
      <w:pPr>
        <w:pStyle w:val="NormalIndent"/>
      </w:pPr>
      <m:oMathPara>
        <m:oMath>
          <m:r>
            <w:rPr>
              <w:rFonts w:ascii="Cambria Math" w:hAnsi="Cambria Math"/>
            </w:rPr>
            <w:lastRenderedPageBreak/>
            <m:t>Pc=</m:t>
          </m:r>
          <m:f>
            <m:fPr>
              <m:ctrlPr>
                <w:rPr>
                  <w:rFonts w:ascii="Cambria Math" w:hAnsi="Cambria Math"/>
                  <w:i/>
                </w:rPr>
              </m:ctrlPr>
            </m:fPr>
            <m:num>
              <m:r>
                <w:rPr>
                  <w:rFonts w:ascii="Cambria Math" w:hAnsi="Cambria Math"/>
                </w:rPr>
                <m:t>Py pel</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y+</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el</m:t>
                  </m:r>
                </m:e>
              </m:rad>
            </m:den>
          </m:f>
          <m:r>
            <w:rPr>
              <w:rFonts w:ascii="Cambria Math" w:hAnsi="Cambria Math"/>
            </w:rPr>
            <m:t xml:space="preserve"> </m:t>
          </m:r>
        </m:oMath>
      </m:oMathPara>
    </w:p>
    <w:p w14:paraId="441F358A" w14:textId="481226E3" w:rsidR="007235A3" w:rsidRDefault="007235A3" w:rsidP="007235A3">
      <w:pPr>
        <w:pStyle w:val="NormalIndent"/>
      </w:pPr>
      <w:r>
        <w:t>Where</w:t>
      </w:r>
    </w:p>
    <w:p w14:paraId="0757A0CE" w14:textId="77777777" w:rsidR="007235A3" w:rsidRDefault="007235A3" w:rsidP="007235A3">
      <w:pPr>
        <w:pStyle w:val="NormalIndent"/>
      </w:pPr>
    </w:p>
    <w:p w14:paraId="7C55B57D" w14:textId="409BFB90" w:rsidR="007235A3" w:rsidRDefault="007235A3" w:rsidP="007235A3">
      <w:pPr>
        <w:pStyle w:val="NormalIndent"/>
      </w:pPr>
      <w:r>
        <w:t xml:space="preserve">P y </w:t>
      </w:r>
      <w:r>
        <w:tab/>
        <w:t>is the yield collapse pressure, given by Equation 3;</w:t>
      </w:r>
    </w:p>
    <w:p w14:paraId="7F206BC0" w14:textId="3B0E88B2" w:rsidR="007235A3" w:rsidRDefault="007235A3" w:rsidP="007235A3">
      <w:pPr>
        <w:pStyle w:val="NormalIndent"/>
      </w:pPr>
      <w:r>
        <w:t xml:space="preserve">Pel </w:t>
      </w:r>
      <w:r>
        <w:tab/>
        <w:t>is the elastic collapse pressure, given by Equation 4.</w:t>
      </w:r>
    </w:p>
    <w:p w14:paraId="17322BDB" w14:textId="77777777" w:rsidR="00BF6EBE" w:rsidRDefault="00BF6EBE" w:rsidP="007235A3">
      <w:pPr>
        <w:pStyle w:val="NormalIndent"/>
      </w:pPr>
    </w:p>
    <w:p w14:paraId="41182B15" w14:textId="133FF1F6" w:rsidR="007235A3" w:rsidRPr="00BF6EBE" w:rsidRDefault="007235A3" w:rsidP="007235A3">
      <w:pPr>
        <w:pStyle w:val="NormalIndent"/>
      </w:pPr>
      <m:oMathPara>
        <m:oMath>
          <m:r>
            <w:rPr>
              <w:rFonts w:ascii="Cambria Math" w:hAnsi="Cambria Math"/>
            </w:rPr>
            <m:t>Py=2S</m:t>
          </m:r>
          <m:f>
            <m:fPr>
              <m:ctrlPr>
                <w:rPr>
                  <w:rFonts w:ascii="Cambria Math" w:hAnsi="Cambria Math"/>
                  <w:i/>
                </w:rPr>
              </m:ctrlPr>
            </m:fPr>
            <m:num>
              <m:r>
                <w:rPr>
                  <w:rFonts w:ascii="Cambria Math" w:hAnsi="Cambria Math"/>
                </w:rPr>
                <m:t>t</m:t>
              </m:r>
            </m:num>
            <m:den>
              <m:r>
                <w:rPr>
                  <w:rFonts w:ascii="Cambria Math" w:hAnsi="Cambria Math"/>
                </w:rPr>
                <m:t>D</m:t>
              </m:r>
            </m:den>
          </m:f>
        </m:oMath>
      </m:oMathPara>
    </w:p>
    <w:p w14:paraId="7AC940F4" w14:textId="1730B059" w:rsidR="00BF6EBE" w:rsidRPr="00016704" w:rsidRDefault="008E18CA" w:rsidP="007235A3">
      <w:pPr>
        <w:pStyle w:val="NormalIndent"/>
      </w:pPr>
      <m:oMathPara>
        <m:oMath>
          <m:sSup>
            <m:sSupPr>
              <m:ctrlPr>
                <w:rPr>
                  <w:rFonts w:ascii="Cambria Math" w:hAnsi="Cambria Math"/>
                  <w:i/>
                </w:rPr>
              </m:ctrlPr>
            </m:sSupPr>
            <m:e>
              <m:r>
                <w:rPr>
                  <w:rFonts w:ascii="Cambria Math" w:hAnsi="Cambria Math"/>
                </w:rPr>
                <m:t>Pel</m:t>
              </m:r>
            </m:e>
            <m:sup>
              <m:d>
                <m:dPr>
                  <m:ctrlPr>
                    <w:rPr>
                      <w:rFonts w:ascii="Cambria Math" w:hAnsi="Cambria Math"/>
                      <w:i/>
                    </w:rPr>
                  </m:ctrlPr>
                </m:dPr>
                <m:e>
                  <m:r>
                    <w:rPr>
                      <w:rFonts w:ascii="Cambria Math" w:hAnsi="Cambria Math"/>
                    </w:rPr>
                    <m:t>t</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2E</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den>
                      </m:f>
                    </m:e>
                  </m:d>
                </m:e>
                <m:sup>
                  <m:r>
                    <w:rPr>
                      <w:rFonts w:ascii="Cambria Math" w:hAnsi="Cambria Math"/>
                    </w:rPr>
                    <m:t>3</m:t>
                  </m:r>
                </m:sup>
              </m:sSup>
            </m:num>
            <m:den>
              <m:sSup>
                <m:sSupPr>
                  <m:ctrlPr>
                    <w:rPr>
                      <w:rFonts w:ascii="Cambria Math" w:hAnsi="Cambria Math"/>
                      <w:i/>
                    </w:rPr>
                  </m:ctrlPr>
                </m:sSupPr>
                <m:e>
                  <m:r>
                    <w:rPr>
                      <w:rFonts w:ascii="Cambria Math" w:hAnsi="Cambria Math"/>
                    </w:rPr>
                    <m:t>1-v</m:t>
                  </m:r>
                </m:e>
                <m:sup>
                  <m:r>
                    <w:rPr>
                      <w:rFonts w:ascii="Cambria Math" w:hAnsi="Cambria Math"/>
                    </w:rPr>
                    <m:t>2</m:t>
                  </m:r>
                </m:sup>
              </m:sSup>
            </m:den>
          </m:f>
        </m:oMath>
      </m:oMathPara>
    </w:p>
    <w:p w14:paraId="41EA0CEA" w14:textId="77777777" w:rsidR="00016704" w:rsidRDefault="00016704" w:rsidP="007235A3">
      <w:pPr>
        <w:pStyle w:val="NormalIndent"/>
      </w:pPr>
    </w:p>
    <w:p w14:paraId="67E3E747" w14:textId="0C546546" w:rsidR="00016704" w:rsidRDefault="00016704" w:rsidP="00016704">
      <w:pPr>
        <w:pStyle w:val="NormalIndent"/>
      </w:pPr>
      <w:r>
        <w:t>Where</w:t>
      </w:r>
    </w:p>
    <w:p w14:paraId="5B939D1C" w14:textId="1CBDD399" w:rsidR="00016704" w:rsidRDefault="00016704" w:rsidP="00016704">
      <w:pPr>
        <w:pStyle w:val="NormalIndent"/>
      </w:pPr>
      <w:r>
        <w:t>E</w:t>
      </w:r>
      <w:r>
        <w:tab/>
        <w:t xml:space="preserve"> is Young's modulus;</w:t>
      </w:r>
    </w:p>
    <w:p w14:paraId="4AFE4AE5" w14:textId="396B4BA8" w:rsidR="00016704" w:rsidRDefault="00016704" w:rsidP="00016704">
      <w:pPr>
        <w:pStyle w:val="NormalIndent"/>
      </w:pPr>
      <w:r>
        <w:t xml:space="preserve">v </w:t>
      </w:r>
      <w:r>
        <w:tab/>
        <w:t>is Poisson's ratio.</w:t>
      </w:r>
    </w:p>
    <w:p w14:paraId="13350CF6" w14:textId="77777777" w:rsidR="00156EE6" w:rsidRDefault="00156EE6" w:rsidP="00016704">
      <w:pPr>
        <w:pStyle w:val="NormalIndent"/>
      </w:pPr>
    </w:p>
    <w:p w14:paraId="65964D14" w14:textId="77777777" w:rsidR="00156EE6" w:rsidRDefault="00156EE6" w:rsidP="00156EE6">
      <w:pPr>
        <w:pStyle w:val="NormalIndent"/>
      </w:pPr>
      <w:r>
        <w:t>The collapse pressure may alternatively be calculated as a function of the elastic capacity, plastic</w:t>
      </w:r>
    </w:p>
    <w:p w14:paraId="753EE4BF" w14:textId="63C7BFB7" w:rsidR="00156EE6" w:rsidRDefault="00156EE6" w:rsidP="00156EE6">
      <w:pPr>
        <w:pStyle w:val="NormalIndent"/>
      </w:pPr>
      <w:r>
        <w:t>Capacity and the Ovality of the pipe.</w:t>
      </w:r>
    </w:p>
    <w:p w14:paraId="115778F3" w14:textId="77777777" w:rsidR="00156EE6" w:rsidRDefault="00156EE6" w:rsidP="00156EE6">
      <w:pPr>
        <w:pStyle w:val="NormalIndent"/>
      </w:pPr>
    </w:p>
    <w:p w14:paraId="23BB4538" w14:textId="0FF8CA8D" w:rsidR="00D17B62" w:rsidRPr="001B5582" w:rsidRDefault="008E18CA" w:rsidP="00156EE6">
      <w:pPr>
        <w:pStyle w:val="NormalIndent"/>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c</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p</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el</m:t>
              </m:r>
            </m:sub>
          </m:sSub>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2</m:t>
          </m:r>
          <m:sSub>
            <m:sSubPr>
              <m:ctrlPr>
                <w:rPr>
                  <w:rFonts w:ascii="Cambria Math" w:hAnsi="Cambria Math"/>
                  <w:i/>
                </w:rPr>
              </m:ctrlPr>
            </m:sSubPr>
            <m:e>
              <m:r>
                <w:rPr>
                  <w:rFonts w:ascii="Cambria Math" w:hAnsi="Cambria Math" w:cs="Calibri"/>
                </w:rPr>
                <m:t>δ</m:t>
              </m:r>
            </m:e>
            <m:sub>
              <m:r>
                <w:rPr>
                  <w:rFonts w:ascii="Cambria Math" w:hAnsi="Cambria Math"/>
                </w:rPr>
                <m:t>o</m:t>
              </m:r>
            </m:sub>
          </m:sSub>
          <m:f>
            <m:fPr>
              <m:ctrlPr>
                <w:rPr>
                  <w:rFonts w:ascii="Cambria Math" w:hAnsi="Cambria Math"/>
                  <w:i/>
                </w:rPr>
              </m:ctrlPr>
            </m:fPr>
            <m:num>
              <m:r>
                <w:rPr>
                  <w:rFonts w:ascii="Cambria Math" w:hAnsi="Cambria Math"/>
                </w:rPr>
                <m:t>D</m:t>
              </m:r>
            </m:num>
            <m:den>
              <m:r>
                <w:rPr>
                  <w:rFonts w:ascii="Cambria Math" w:hAnsi="Cambria Math"/>
                </w:rPr>
                <m:t>t</m:t>
              </m:r>
            </m:den>
          </m:f>
        </m:oMath>
      </m:oMathPara>
    </w:p>
    <w:p w14:paraId="567F4E60" w14:textId="77777777" w:rsidR="001B5582" w:rsidRDefault="001B5582" w:rsidP="00156EE6">
      <w:pPr>
        <w:pStyle w:val="NormalIndent"/>
      </w:pPr>
    </w:p>
    <w:p w14:paraId="0281EC35" w14:textId="46B357E0" w:rsidR="001B5582" w:rsidRDefault="001B5582" w:rsidP="001B5582">
      <w:pPr>
        <w:pStyle w:val="NormalIndent"/>
      </w:pPr>
      <w:r>
        <w:t>Where</w:t>
      </w:r>
    </w:p>
    <w:p w14:paraId="4D4F6E84" w14:textId="305FEEDB" w:rsidR="001B5582" w:rsidRDefault="008E18CA" w:rsidP="001B5582">
      <w:pPr>
        <w:pStyle w:val="NormalIndent"/>
      </w:pPr>
      <m:oMath>
        <m:sSub>
          <m:sSubPr>
            <m:ctrlPr>
              <w:rPr>
                <w:rFonts w:ascii="Cambria Math" w:hAnsi="Cambria Math"/>
                <w:i/>
              </w:rPr>
            </m:ctrlPr>
          </m:sSubPr>
          <m:e>
            <m:r>
              <w:rPr>
                <w:rFonts w:ascii="Cambria Math" w:hAnsi="Cambria Math" w:cs="Calibri"/>
              </w:rPr>
              <m:t>δ</m:t>
            </m:r>
          </m:e>
          <m:sub>
            <m:r>
              <w:rPr>
                <w:rFonts w:ascii="Cambria Math" w:hAnsi="Cambria Math"/>
              </w:rPr>
              <m:t>o</m:t>
            </m:r>
          </m:sub>
        </m:sSub>
      </m:oMath>
      <w:r w:rsidR="001B5582">
        <w:t xml:space="preserve"> is pipe Ovality</w:t>
      </w:r>
    </w:p>
    <w:p w14:paraId="16696690" w14:textId="7B4F9FCF" w:rsidR="00156EE6" w:rsidRDefault="001B5582" w:rsidP="001B5582">
      <w:pPr>
        <w:pStyle w:val="NormalIndent"/>
      </w:pPr>
      <w:r>
        <w:t>Pp is the plastic collapse pressure of a pipe</w:t>
      </w:r>
    </w:p>
    <w:p w14:paraId="6B5B0599" w14:textId="77777777" w:rsidR="001B5582" w:rsidRDefault="001B5582" w:rsidP="001B5582">
      <w:pPr>
        <w:pStyle w:val="NormalIndent"/>
      </w:pPr>
    </w:p>
    <w:p w14:paraId="1DF2A7B5" w14:textId="46E5EE58" w:rsidR="001B5582" w:rsidRPr="00400512" w:rsidRDefault="008E18CA" w:rsidP="001B5582">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D</m:t>
              </m:r>
            </m:den>
          </m:f>
          <m:r>
            <w:rPr>
              <w:rFonts w:ascii="Cambria Math" w:hAnsi="Cambria Math"/>
            </w:rPr>
            <m:t>S</m:t>
          </m:r>
          <m:sSub>
            <m:sSubPr>
              <m:ctrlPr>
                <w:rPr>
                  <w:rFonts w:ascii="Cambria Math" w:hAnsi="Cambria Math"/>
                  <w:i/>
                </w:rPr>
              </m:ctrlPr>
            </m:sSubPr>
            <m:e>
              <m:r>
                <w:rPr>
                  <w:rFonts w:ascii="Cambria Math" w:hAnsi="Cambria Math" w:cs="Calibri"/>
                </w:rPr>
                <m:t>α</m:t>
              </m:r>
            </m:e>
            <m:sub>
              <m:r>
                <w:rPr>
                  <w:rFonts w:ascii="Cambria Math" w:hAnsi="Cambria Math"/>
                </w:rPr>
                <m:t>fab</m:t>
              </m:r>
            </m:sub>
          </m:sSub>
        </m:oMath>
      </m:oMathPara>
    </w:p>
    <w:p w14:paraId="2BBAFF68" w14:textId="74E4E74B" w:rsidR="00400512" w:rsidRDefault="00400512" w:rsidP="00400512">
      <w:pPr>
        <w:pStyle w:val="NormalIndent"/>
      </w:pPr>
      <w:r>
        <w:t>Where</w:t>
      </w:r>
    </w:p>
    <w:p w14:paraId="032AE1CE" w14:textId="77777777" w:rsidR="00400512" w:rsidRDefault="00400512" w:rsidP="00400512">
      <w:pPr>
        <w:pStyle w:val="NormalIndent"/>
      </w:pPr>
    </w:p>
    <w:p w14:paraId="3FE513BF" w14:textId="6CE204D1" w:rsidR="00400512" w:rsidRDefault="00400512" w:rsidP="00400512">
      <w:pPr>
        <w:pStyle w:val="NormalIndent"/>
      </w:pPr>
      <w:r>
        <w:rPr>
          <w:rFonts w:ascii="Calibri" w:hAnsi="Calibri" w:cs="Calibri"/>
        </w:rPr>
        <w:t>α</w:t>
      </w:r>
      <w:r w:rsidRPr="00033F59">
        <w:rPr>
          <w:vertAlign w:val="subscript"/>
        </w:rPr>
        <w:t>fab</w:t>
      </w:r>
      <w:r>
        <w:t xml:space="preserve"> is the fabrication factor</w:t>
      </w:r>
    </w:p>
    <w:p w14:paraId="52334D7E" w14:textId="70FBA1CF" w:rsidR="00400512" w:rsidRDefault="00400512" w:rsidP="00400512">
      <w:pPr>
        <w:pStyle w:val="NormalIndent"/>
      </w:pPr>
    </w:p>
    <w:p w14:paraId="1530C314" w14:textId="35DFC348" w:rsidR="00400512" w:rsidRDefault="00033F59" w:rsidP="00400512">
      <w:pPr>
        <w:pStyle w:val="NormalIndent"/>
      </w:pPr>
      <w:r>
        <w:tab/>
      </w:r>
      <w:r w:rsidR="00400512">
        <w:t>1.0 seamless pipe</w:t>
      </w:r>
    </w:p>
    <w:p w14:paraId="0AB883C0" w14:textId="6C6563E5" w:rsidR="00400512" w:rsidRDefault="00033F59" w:rsidP="00400512">
      <w:pPr>
        <w:pStyle w:val="NormalIndent"/>
      </w:pPr>
      <w:r>
        <w:rPr>
          <w:rFonts w:ascii="Calibri" w:hAnsi="Calibri" w:cs="Calibri"/>
        </w:rPr>
        <w:t>α</w:t>
      </w:r>
      <w:r w:rsidR="00400512" w:rsidRPr="00033F59">
        <w:rPr>
          <w:vertAlign w:val="subscript"/>
        </w:rPr>
        <w:t>fab</w:t>
      </w:r>
      <w:r w:rsidR="00400512">
        <w:t xml:space="preserve"> = 0.85 UOE pipe</w:t>
      </w:r>
    </w:p>
    <w:p w14:paraId="7DF5801B" w14:textId="77777777" w:rsidR="00400512" w:rsidRDefault="00033F59" w:rsidP="00400512">
      <w:pPr>
        <w:pStyle w:val="NormalIndent"/>
      </w:pPr>
      <w:r>
        <w:tab/>
      </w:r>
      <w:r w:rsidR="00400512">
        <w:t>0.925 UO/TRB pipe</w:t>
      </w:r>
    </w:p>
    <w:p w14:paraId="08B63E95" w14:textId="77777777" w:rsidR="00033F59" w:rsidRDefault="00033F59" w:rsidP="00400512">
      <w:pPr>
        <w:pStyle w:val="NormalIndent"/>
      </w:pPr>
    </w:p>
    <w:p w14:paraId="76BC7CC9" w14:textId="60F3B86D" w:rsidR="00033F59" w:rsidRDefault="00033F59" w:rsidP="00033F59">
      <w:pPr>
        <w:pStyle w:val="NormalIndent"/>
      </w:pPr>
      <w:r>
        <w:t>The initial departure from circularity of pipe and pipe ends (i.e. the initial ovality).</w:t>
      </w:r>
    </w:p>
    <w:p w14:paraId="7F2A9608" w14:textId="77777777" w:rsidR="006A1E2C" w:rsidRDefault="006A1E2C" w:rsidP="00033F59">
      <w:pPr>
        <w:pStyle w:val="NormalIndent"/>
      </w:pPr>
    </w:p>
    <w:p w14:paraId="59DDCC45" w14:textId="543B08F2" w:rsidR="006A1E2C" w:rsidRDefault="008E18CA" w:rsidP="00033F59">
      <w:pPr>
        <w:pStyle w:val="NormalIndent"/>
      </w:pPr>
      <m:oMathPara>
        <m:oMath>
          <m:sSub>
            <m:sSubPr>
              <m:ctrlPr>
                <w:rPr>
                  <w:rFonts w:ascii="Cambria Math" w:hAnsi="Cambria Math"/>
                  <w:i/>
                </w:rPr>
              </m:ctrlPr>
            </m:sSubPr>
            <m:e>
              <m:r>
                <w:rPr>
                  <w:rFonts w:ascii="Cambria Math" w:hAnsi="Cambria Math"/>
                </w:rPr>
                <m:t>δ</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den>
          </m:f>
        </m:oMath>
      </m:oMathPara>
    </w:p>
    <w:p w14:paraId="3660D69A" w14:textId="6B3A5175" w:rsidR="00033F59" w:rsidRDefault="006A1E2C" w:rsidP="006A1E2C">
      <w:pPr>
        <w:pStyle w:val="NormalIndent"/>
      </w:pPr>
      <w:r>
        <w:t xml:space="preserve"> </w:t>
      </w:r>
    </w:p>
    <w:p w14:paraId="528B8D4E" w14:textId="2A189E0C" w:rsidR="00033F59" w:rsidRDefault="00033F59" w:rsidP="00033F59">
      <w:pPr>
        <w:pStyle w:val="NormalIndent"/>
      </w:pPr>
      <w:r>
        <w:lastRenderedPageBreak/>
        <w:t>The initial ovality shall not be taken less than 0.0025 (0.25 %). Ovalization caused during the construction</w:t>
      </w:r>
      <w:r w:rsidR="006A1E2C">
        <w:t xml:space="preserve"> </w:t>
      </w:r>
      <w:r>
        <w:t>and installation phase shall be included in the ovality. The ovalization due to external pressure or moment</w:t>
      </w:r>
      <w:r w:rsidR="006A1E2C">
        <w:t xml:space="preserve"> </w:t>
      </w:r>
      <w:r>
        <w:t>in the as-installed position shall not be included.</w:t>
      </w:r>
    </w:p>
    <w:p w14:paraId="77D30560" w14:textId="77777777" w:rsidR="00B76982" w:rsidRDefault="00B76982" w:rsidP="00033F59">
      <w:pPr>
        <w:pStyle w:val="NormalIndent"/>
      </w:pPr>
    </w:p>
    <w:p w14:paraId="75822F6E" w14:textId="51AAAFC3" w:rsidR="00B76982" w:rsidRDefault="00B76982" w:rsidP="00033F59">
      <w:pPr>
        <w:pStyle w:val="NormalIndent"/>
      </w:pPr>
      <w:r w:rsidRPr="00B76982">
        <w:t>Collapse Due to Pure Bending</w:t>
      </w:r>
    </w:p>
    <w:p w14:paraId="17F494EF" w14:textId="77777777" w:rsidR="00971BC2" w:rsidRDefault="00971BC2" w:rsidP="00033F59">
      <w:pPr>
        <w:pStyle w:val="NormalIndent"/>
      </w:pPr>
    </w:p>
    <w:p w14:paraId="1D02654D" w14:textId="79459E32" w:rsidR="00971BC2" w:rsidRDefault="00971BC2" w:rsidP="00971BC2">
      <w:pPr>
        <w:pStyle w:val="NormalIndent"/>
      </w:pPr>
      <w:r>
        <w:t>Pure bending can result in wrinkling of the pipe wall or flattening of the cross section. Both conditions are known as buckling due to bending. The bending strain that can result in such deformation can be calculated</w:t>
      </w:r>
    </w:p>
    <w:p w14:paraId="7ED2E9AF" w14:textId="77777777" w:rsidR="00971BC2" w:rsidRDefault="00971BC2" w:rsidP="00971BC2">
      <w:pPr>
        <w:pStyle w:val="NormalIndent"/>
      </w:pPr>
    </w:p>
    <w:p w14:paraId="7C5BD2C9" w14:textId="4D6B6491" w:rsidR="00971BC2" w:rsidRDefault="008E18CA" w:rsidP="00971BC2">
      <w:pPr>
        <w:pStyle w:val="NormalIndent"/>
      </w:pPr>
      <m:oMathPara>
        <m:oMath>
          <m:sSub>
            <m:sSubPr>
              <m:ctrlPr>
                <w:rPr>
                  <w:rFonts w:ascii="Cambria Math" w:hAnsi="Cambria Math"/>
                  <w:i/>
                </w:rPr>
              </m:ctrlPr>
            </m:sSubPr>
            <m:e>
              <m:r>
                <w:rPr>
                  <w:rFonts w:ascii="Cambria Math" w:hAnsi="Cambria Math"/>
                </w:rPr>
                <m:t>ε</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2D</m:t>
              </m:r>
            </m:den>
          </m:f>
        </m:oMath>
      </m:oMathPara>
    </w:p>
    <w:p w14:paraId="1C25A6CE" w14:textId="77777777" w:rsidR="00B76982" w:rsidRDefault="00B76982" w:rsidP="00033F59">
      <w:pPr>
        <w:pStyle w:val="NormalIndent"/>
      </w:pPr>
    </w:p>
    <w:p w14:paraId="5AA80E67" w14:textId="62F90931" w:rsidR="00016704" w:rsidRDefault="00016704" w:rsidP="00016704">
      <w:pPr>
        <w:pStyle w:val="Heading3"/>
      </w:pPr>
      <w:bookmarkStart w:id="9" w:name="_Toc524525603"/>
      <w:r w:rsidRPr="00016704">
        <w:t>Tension</w:t>
      </w:r>
      <w:bookmarkEnd w:id="9"/>
    </w:p>
    <w:p w14:paraId="6C202268" w14:textId="77777777" w:rsidR="00016704" w:rsidRDefault="00016704" w:rsidP="00016704">
      <w:pPr>
        <w:pStyle w:val="NormalIndent"/>
      </w:pPr>
      <w:r>
        <w:t>The tension capacity may be calculated by Equation 10.</w:t>
      </w:r>
    </w:p>
    <w:p w14:paraId="4DF2FB04" w14:textId="77777777" w:rsidR="00016704" w:rsidRDefault="00016704" w:rsidP="00016704">
      <w:pPr>
        <w:pStyle w:val="NormalIndent"/>
      </w:pPr>
    </w:p>
    <w:p w14:paraId="7D94A55C" w14:textId="0FA1A591" w:rsidR="00016704" w:rsidRPr="00016704" w:rsidRDefault="00016704" w:rsidP="00016704">
      <w:pPr>
        <w:pStyle w:val="NormalIndent"/>
      </w:pPr>
      <m:oMathPara>
        <m:oMath>
          <m:r>
            <w:rPr>
              <w:rFonts w:ascii="Cambria Math" w:hAnsi="Cambria Math"/>
            </w:rPr>
            <m:t>Ty=SA</m:t>
          </m:r>
        </m:oMath>
      </m:oMathPara>
    </w:p>
    <w:p w14:paraId="2BCB8D8B" w14:textId="5961B71F" w:rsidR="00016704" w:rsidRDefault="00016704" w:rsidP="00016704">
      <w:pPr>
        <w:pStyle w:val="NormalIndent"/>
      </w:pPr>
      <w:r>
        <w:t>Where</w:t>
      </w:r>
    </w:p>
    <w:p w14:paraId="4DBAA946" w14:textId="77777777" w:rsidR="00016704" w:rsidRDefault="00016704" w:rsidP="00016704">
      <w:pPr>
        <w:pStyle w:val="NormalIndent"/>
      </w:pPr>
    </w:p>
    <w:p w14:paraId="12560905" w14:textId="14BB0904" w:rsidR="00016704" w:rsidRDefault="00016704" w:rsidP="00016704">
      <w:pPr>
        <w:pStyle w:val="NormalIndent"/>
      </w:pPr>
      <w:r>
        <w:t>A</w:t>
      </w:r>
      <w:r>
        <w:tab/>
        <w:t xml:space="preserve"> is the pipe cross-section area, given by Equation 11.</w:t>
      </w:r>
    </w:p>
    <w:p w14:paraId="66558F61" w14:textId="77777777" w:rsidR="00016704" w:rsidRDefault="00016704" w:rsidP="00016704">
      <w:pPr>
        <w:pStyle w:val="NormalIndent"/>
      </w:pPr>
    </w:p>
    <w:p w14:paraId="7B6A6D87" w14:textId="7E81AFEE" w:rsidR="00016704" w:rsidRPr="00016704" w:rsidRDefault="00016704" w:rsidP="00016704">
      <w:pPr>
        <w:pStyle w:val="NormalIndent"/>
      </w:pPr>
      <m:oMathPara>
        <m:oMath>
          <m:r>
            <w:rPr>
              <w:rFonts w:ascii="Cambria Math" w:hAnsi="Cambria Math"/>
            </w:rPr>
            <m:t>A=π</m:t>
          </m:r>
          <m:d>
            <m:dPr>
              <m:ctrlPr>
                <w:rPr>
                  <w:rFonts w:ascii="Cambria Math" w:hAnsi="Cambria Math"/>
                  <w:i/>
                </w:rPr>
              </m:ctrlPr>
            </m:dPr>
            <m:e>
              <m:r>
                <w:rPr>
                  <w:rFonts w:ascii="Cambria Math" w:hAnsi="Cambria Math"/>
                </w:rPr>
                <m:t>D-t</m:t>
              </m:r>
            </m:e>
          </m:d>
          <m:r>
            <w:rPr>
              <w:rFonts w:ascii="Cambria Math" w:hAnsi="Cambria Math"/>
            </w:rPr>
            <m:t>t</m:t>
          </m:r>
        </m:oMath>
      </m:oMathPara>
    </w:p>
    <w:p w14:paraId="55A2D0B2" w14:textId="157C9E10" w:rsidR="00016704" w:rsidRDefault="00694FE6" w:rsidP="00694FE6">
      <w:pPr>
        <w:pStyle w:val="Heading3"/>
      </w:pPr>
      <w:bookmarkStart w:id="10" w:name="_Toc524525604"/>
      <w:r>
        <w:t>Internal Pressure</w:t>
      </w:r>
      <w:bookmarkEnd w:id="10"/>
    </w:p>
    <w:p w14:paraId="494920D0" w14:textId="33F80B08" w:rsidR="00694FE6" w:rsidRDefault="00694FE6" w:rsidP="00694FE6">
      <w:pPr>
        <w:pStyle w:val="NormalIndent"/>
      </w:pPr>
      <w:r>
        <w:t>The casing pressure equal to the pressure caused by a tubing leak, extreme pressure in a drilling riser, hydrostatic test pressure, incidental pressure, and/or design pressure shall not exceed the pressure determined by Equation 14.</w:t>
      </w:r>
    </w:p>
    <w:p w14:paraId="4DCC0B98" w14:textId="77777777" w:rsidR="00694FE6" w:rsidRDefault="00694FE6" w:rsidP="00694FE6">
      <w:pPr>
        <w:pStyle w:val="NormalIndent"/>
      </w:pPr>
    </w:p>
    <w:p w14:paraId="27E5B052" w14:textId="1BA21692" w:rsidR="00694FE6" w:rsidRPr="00C10855" w:rsidRDefault="00694FE6" w:rsidP="00694FE6">
      <w:pPr>
        <w:pStyle w:val="NormalIndent"/>
      </w:pPr>
      <m:oMathPara>
        <m:oMath>
          <m:r>
            <w:rPr>
              <w:rFonts w:ascii="Cambria Math" w:hAnsi="Cambria Math"/>
            </w:rPr>
            <m:t>Pi-Pe≤FDPb</m:t>
          </m:r>
        </m:oMath>
      </m:oMathPara>
    </w:p>
    <w:p w14:paraId="794126CF" w14:textId="1160A440" w:rsidR="00C10855" w:rsidRDefault="00C10855" w:rsidP="00C10855">
      <w:pPr>
        <w:pStyle w:val="NormalIndent"/>
      </w:pPr>
      <w:r>
        <w:t>Where</w:t>
      </w:r>
    </w:p>
    <w:p w14:paraId="4F3CF379" w14:textId="77777777" w:rsidR="00C10855" w:rsidRDefault="00C10855" w:rsidP="00C10855">
      <w:pPr>
        <w:pStyle w:val="NormalIndent"/>
      </w:pPr>
    </w:p>
    <w:p w14:paraId="537AC64A" w14:textId="2ECD04D5" w:rsidR="00C10855" w:rsidRDefault="00C10855" w:rsidP="00C10855">
      <w:pPr>
        <w:pStyle w:val="NormalIndent"/>
      </w:pPr>
      <w:r>
        <w:t>Pe</w:t>
      </w:r>
      <w:r>
        <w:tab/>
        <w:t>is the external pressure;</w:t>
      </w:r>
    </w:p>
    <w:p w14:paraId="2815DEB9" w14:textId="1D433F73" w:rsidR="00C10855" w:rsidRDefault="00C10855" w:rsidP="00C10855">
      <w:pPr>
        <w:pStyle w:val="NormalIndent"/>
      </w:pPr>
      <w:r>
        <w:t xml:space="preserve">Pi </w:t>
      </w:r>
      <w:r>
        <w:tab/>
        <w:t>is the internal pressure;</w:t>
      </w:r>
    </w:p>
    <w:p w14:paraId="6A0E30E0" w14:textId="497BD5FC" w:rsidR="00C10855" w:rsidRDefault="00C10855" w:rsidP="00C10855">
      <w:pPr>
        <w:pStyle w:val="NormalIndent"/>
      </w:pPr>
      <w:r>
        <w:t>F</w:t>
      </w:r>
      <w:r w:rsidRPr="00C10855">
        <w:rPr>
          <w:vertAlign w:val="subscript"/>
        </w:rPr>
        <w:t>D</w:t>
      </w:r>
      <w:r>
        <w:tab/>
        <w:t>is a design factor and is given by Equation 15.</w:t>
      </w:r>
    </w:p>
    <w:p w14:paraId="08DD41EE" w14:textId="77777777" w:rsidR="00C10855" w:rsidRDefault="00C10855" w:rsidP="00C10855">
      <w:pPr>
        <w:pStyle w:val="NormalIndent"/>
      </w:pPr>
    </w:p>
    <w:p w14:paraId="3D760121" w14:textId="331BF234" w:rsidR="00C10855" w:rsidRDefault="00C10855" w:rsidP="00C10855">
      <w:pPr>
        <w:pStyle w:val="NormalIndent"/>
      </w:pPr>
      <w:r>
        <w:tab/>
        <w:t>0.81 Production casing with tubing leak</w:t>
      </w:r>
    </w:p>
    <w:p w14:paraId="73161D36" w14:textId="52277CF9" w:rsidR="00C10855" w:rsidRDefault="00C10855" w:rsidP="00C10855">
      <w:pPr>
        <w:pStyle w:val="NormalIndent"/>
      </w:pPr>
      <w:r>
        <w:tab/>
        <w:t>0.81 Drilling riser with extreme pressure</w:t>
      </w:r>
    </w:p>
    <w:p w14:paraId="326B92BC" w14:textId="3899390F" w:rsidR="00C10855" w:rsidRDefault="00AC6F9A" w:rsidP="00C10855">
      <w:pPr>
        <w:pStyle w:val="NormalIndent"/>
      </w:pPr>
      <w:r>
        <w:t>F</w:t>
      </w:r>
      <w:r w:rsidRPr="00AC6F9A">
        <w:rPr>
          <w:vertAlign w:val="subscript"/>
        </w:rPr>
        <w:t>D</w:t>
      </w:r>
      <w:r>
        <w:rPr>
          <w:vertAlign w:val="subscript"/>
        </w:rPr>
        <w:t xml:space="preserve"> </w:t>
      </w:r>
      <w:r>
        <w:t xml:space="preserve">=    </w:t>
      </w:r>
      <w:r w:rsidR="00C10855">
        <w:t>0.90 Hydrostatic test</w:t>
      </w:r>
    </w:p>
    <w:p w14:paraId="63E90259" w14:textId="1898A49D" w:rsidR="00C10855" w:rsidRDefault="00C10855" w:rsidP="00C10855">
      <w:pPr>
        <w:pStyle w:val="NormalIndent"/>
      </w:pPr>
      <w:r>
        <w:tab/>
        <w:t>0.67 Incidental pressure</w:t>
      </w:r>
    </w:p>
    <w:p w14:paraId="5BC85560" w14:textId="32EFDD33" w:rsidR="00C10855" w:rsidRDefault="00C10855" w:rsidP="00C10855">
      <w:pPr>
        <w:pStyle w:val="NormalIndent"/>
      </w:pPr>
      <w:r>
        <w:tab/>
        <w:t>0.60 Design pressure</w:t>
      </w:r>
    </w:p>
    <w:p w14:paraId="78DD8DC9" w14:textId="77777777" w:rsidR="004D2BCC" w:rsidRPr="004D2BCC" w:rsidRDefault="004D2BCC" w:rsidP="00C10855">
      <w:pPr>
        <w:pStyle w:val="NormalIndent"/>
        <w:rPr>
          <w:b/>
        </w:rPr>
      </w:pPr>
    </w:p>
    <w:p w14:paraId="66955DD7" w14:textId="1ADAA23D" w:rsidR="004D2BCC" w:rsidRDefault="004D2BCC" w:rsidP="00C10855">
      <w:pPr>
        <w:pStyle w:val="NormalIndent"/>
        <w:rPr>
          <w:b/>
        </w:rPr>
      </w:pPr>
      <w:r w:rsidRPr="004D2BCC">
        <w:rPr>
          <w:b/>
        </w:rPr>
        <w:t>Method 1</w:t>
      </w:r>
    </w:p>
    <w:p w14:paraId="2CB36A1A" w14:textId="77777777" w:rsidR="004D2BCC" w:rsidRPr="004D2BCC" w:rsidRDefault="004D2BCC" w:rsidP="00C10855">
      <w:pPr>
        <w:pStyle w:val="NormalIndent"/>
        <w:rPr>
          <w:b/>
        </w:rPr>
      </w:pPr>
    </w:p>
    <w:p w14:paraId="34489D4E" w14:textId="0E21407B" w:rsidR="00C10855" w:rsidRDefault="004D2BCC" w:rsidP="00694FE6">
      <w:pPr>
        <w:pStyle w:val="NormalIndent"/>
      </w:pPr>
      <w:r w:rsidRPr="004D2BCC">
        <w:lastRenderedPageBreak/>
        <w:t>The load combinations and associated design factors for Method 1 are given in Equations 18 and 19.</w:t>
      </w:r>
    </w:p>
    <w:p w14:paraId="79FA42DB" w14:textId="77777777" w:rsidR="004D2BCC" w:rsidRDefault="004D2BCC" w:rsidP="00694FE6">
      <w:pPr>
        <w:pStyle w:val="NormalIndent"/>
      </w:pPr>
    </w:p>
    <w:p w14:paraId="10E3BC7B" w14:textId="64F81990" w:rsidR="004D2BCC" w:rsidRPr="0074172C" w:rsidRDefault="008E18CA" w:rsidP="00694FE6">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My</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Pi-Po</m:t>
                          </m:r>
                        </m:num>
                        <m:den>
                          <m:r>
                            <w:rPr>
                              <w:rFonts w:ascii="Cambria Math" w:hAnsi="Cambria Math"/>
                            </w:rPr>
                            <m:t>Pb</m:t>
                          </m:r>
                        </m:den>
                      </m:f>
                    </m:e>
                  </m:d>
                </m:e>
                <m:sup>
                  <m:r>
                    <w:rPr>
                      <w:rFonts w:ascii="Cambria Math" w:hAnsi="Cambria Math"/>
                    </w:rPr>
                    <m:t>2</m:t>
                  </m:r>
                </m:sup>
              </m:sSup>
            </m:e>
          </m:rad>
          <m:r>
            <w:rPr>
              <w:rFonts w:ascii="Cambria Math" w:hAnsi="Cambria Math"/>
            </w:rPr>
            <m:t>(Internal Pressure)</m:t>
          </m:r>
        </m:oMath>
      </m:oMathPara>
    </w:p>
    <w:p w14:paraId="0C619457" w14:textId="598B3438" w:rsidR="0074172C" w:rsidRPr="0074172C" w:rsidRDefault="008E18CA" w:rsidP="00694FE6">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My</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Po-Pi</m:t>
                          </m:r>
                        </m:num>
                        <m:den>
                          <m:r>
                            <w:rPr>
                              <w:rFonts w:ascii="Cambria Math" w:hAnsi="Cambria Math"/>
                            </w:rPr>
                            <m:t>Pc</m:t>
                          </m:r>
                        </m:den>
                      </m:f>
                    </m:e>
                  </m:d>
                </m:e>
                <m:sup>
                  <m:r>
                    <w:rPr>
                      <w:rFonts w:ascii="Cambria Math" w:hAnsi="Cambria Math"/>
                    </w:rPr>
                    <m:t>2</m:t>
                  </m:r>
                </m:sup>
              </m:sSup>
            </m:e>
          </m:rad>
          <m:r>
            <w:rPr>
              <w:rFonts w:ascii="Cambria Math" w:hAnsi="Cambria Math"/>
            </w:rPr>
            <m:t>(external Pressure)</m:t>
          </m:r>
        </m:oMath>
      </m:oMathPara>
    </w:p>
    <w:p w14:paraId="4C5F3045" w14:textId="77777777" w:rsidR="0074172C" w:rsidRDefault="0074172C" w:rsidP="00694FE6">
      <w:pPr>
        <w:pStyle w:val="NormalIndent"/>
      </w:pPr>
    </w:p>
    <w:p w14:paraId="65B57414" w14:textId="076B2639" w:rsidR="0074172C" w:rsidRDefault="0074172C" w:rsidP="0074172C">
      <w:pPr>
        <w:pStyle w:val="NormalIndent"/>
      </w:pPr>
      <w:r>
        <w:t>Where</w:t>
      </w:r>
    </w:p>
    <w:p w14:paraId="13DC5DA7" w14:textId="77777777" w:rsidR="0074172C" w:rsidRDefault="0074172C" w:rsidP="0074172C">
      <w:pPr>
        <w:pStyle w:val="NormalIndent"/>
      </w:pPr>
      <w:r>
        <w:t>T = Ta - PiAj + PeAo is the effective tension in the pipe;</w:t>
      </w:r>
    </w:p>
    <w:p w14:paraId="20710B5A" w14:textId="3572BD1A" w:rsidR="00AD16F0" w:rsidRDefault="00AD16F0" w:rsidP="0074172C">
      <w:pPr>
        <w:pStyle w:val="NormalIndent"/>
      </w:pPr>
      <w:r>
        <w:t>Ta = σaA</w:t>
      </w:r>
    </w:p>
    <w:p w14:paraId="2BCD3B9C" w14:textId="77777777" w:rsidR="00AD16F0" w:rsidRDefault="00AD16F0" w:rsidP="0074172C">
      <w:pPr>
        <w:pStyle w:val="NormalIndent"/>
      </w:pPr>
    </w:p>
    <w:p w14:paraId="08017A61" w14:textId="4CAF5005" w:rsidR="0074172C" w:rsidRDefault="00AD16F0" w:rsidP="0074172C">
      <w:pPr>
        <w:pStyle w:val="NormalIndent"/>
      </w:pPr>
      <w:r>
        <w:t>σ</w:t>
      </w:r>
      <w:r w:rsidR="0074172C">
        <w:t xml:space="preserve">a </w:t>
      </w:r>
      <w:r w:rsidR="007C471D">
        <w:tab/>
      </w:r>
      <w:r w:rsidR="0074172C">
        <w:t>is the axial stress in the pipe wall;</w:t>
      </w:r>
    </w:p>
    <w:p w14:paraId="3BC0A33F" w14:textId="2EFD7647" w:rsidR="0074172C" w:rsidRDefault="007C471D" w:rsidP="0074172C">
      <w:pPr>
        <w:pStyle w:val="NormalIndent"/>
      </w:pPr>
      <w:r>
        <w:t>Ao</w:t>
      </w:r>
      <w:r w:rsidR="0074172C">
        <w:t xml:space="preserve">, </w:t>
      </w:r>
      <w:r>
        <w:tab/>
      </w:r>
      <w:r w:rsidR="0074172C">
        <w:t>is the external cross section of the pipe</w:t>
      </w:r>
    </w:p>
    <w:p w14:paraId="684370B7" w14:textId="7C9D9B91" w:rsidR="0074172C" w:rsidRDefault="007C471D" w:rsidP="0074172C">
      <w:pPr>
        <w:pStyle w:val="NormalIndent"/>
      </w:pPr>
      <w:r>
        <w:t>A</w:t>
      </w:r>
      <w:r w:rsidRPr="007C471D">
        <w:rPr>
          <w:vertAlign w:val="subscript"/>
        </w:rPr>
        <w:t>i</w:t>
      </w:r>
      <w:r>
        <w:tab/>
      </w:r>
      <w:r w:rsidR="0074172C">
        <w:t>is the internal cross section of the pipe</w:t>
      </w:r>
    </w:p>
    <w:p w14:paraId="7E480B98" w14:textId="4565FC04" w:rsidR="0074172C" w:rsidRDefault="0074172C" w:rsidP="0074172C">
      <w:pPr>
        <w:pStyle w:val="NormalIndent"/>
      </w:pPr>
      <w:r>
        <w:t xml:space="preserve">M </w:t>
      </w:r>
      <w:r w:rsidR="007C471D">
        <w:tab/>
      </w:r>
      <w:r>
        <w:t>is the moment in the pipe;</w:t>
      </w:r>
    </w:p>
    <w:p w14:paraId="508EB3A9" w14:textId="7482067B" w:rsidR="004D2BCC" w:rsidRDefault="007C471D" w:rsidP="0074172C">
      <w:pPr>
        <w:pStyle w:val="NormalIndent"/>
      </w:pPr>
      <w:r>
        <w:t>F</w:t>
      </w:r>
      <w:r w:rsidRPr="007C471D">
        <w:rPr>
          <w:vertAlign w:val="subscript"/>
        </w:rPr>
        <w:t>D</w:t>
      </w:r>
      <w:r w:rsidR="0074172C">
        <w:t xml:space="preserve"> </w:t>
      </w:r>
      <w:r>
        <w:tab/>
      </w:r>
      <w:r w:rsidR="0074172C">
        <w:t>is a design factor, given by Equation 20.</w:t>
      </w:r>
    </w:p>
    <w:p w14:paraId="3B3FA581" w14:textId="77777777" w:rsidR="007C471D" w:rsidRDefault="007C471D" w:rsidP="0074172C">
      <w:pPr>
        <w:pStyle w:val="NormalIndent"/>
      </w:pPr>
    </w:p>
    <w:p w14:paraId="13BD136B" w14:textId="10371AA7" w:rsidR="007C471D" w:rsidRPr="00512B81" w:rsidRDefault="0093113D" w:rsidP="0074172C">
      <w:pPr>
        <w:pStyle w:val="NormalIndent"/>
      </w:pPr>
      <m:oMathPara>
        <m:oMath>
          <m:r>
            <w:rPr>
              <w:rFonts w:ascii="Cambria Math" w:hAnsi="Cambria Math"/>
            </w:rPr>
            <m:t>FD=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0.80 SLS,ULS interanl and External Overpressure</m:t>
                    </m:r>
                  </m:e>
                </m:mr>
                <m:mr>
                  <m:e>
                    <m:r>
                      <w:rPr>
                        <w:rFonts w:ascii="Cambria Math" w:hAnsi="Cambria Math"/>
                      </w:rPr>
                      <m:t>0.90 ALS external overpressure for Pe-Pi&gt;0.5Pc</m:t>
                    </m:r>
                  </m:e>
                </m:mr>
                <m:mr>
                  <m:e>
                    <m:r>
                      <w:rPr>
                        <w:rFonts w:ascii="Cambria Math" w:hAnsi="Cambria Math"/>
                      </w:rPr>
                      <m:t>1.00 ALS otherwise</m:t>
                    </m:r>
                  </m:e>
                </m:mr>
              </m:m>
            </m:e>
          </m:d>
        </m:oMath>
      </m:oMathPara>
    </w:p>
    <w:p w14:paraId="393298D2" w14:textId="77777777" w:rsidR="00512B81" w:rsidRDefault="00512B81" w:rsidP="0074172C">
      <w:pPr>
        <w:pStyle w:val="NormalIndent"/>
      </w:pPr>
    </w:p>
    <w:p w14:paraId="651D88C7" w14:textId="4D5D018E" w:rsidR="00512B81" w:rsidRDefault="00512B81" w:rsidP="0074172C">
      <w:pPr>
        <w:pStyle w:val="NormalIndent"/>
        <w:rPr>
          <w:b/>
        </w:rPr>
      </w:pPr>
      <w:r w:rsidRPr="00512B81">
        <w:rPr>
          <w:b/>
        </w:rPr>
        <w:t>Method 2</w:t>
      </w:r>
    </w:p>
    <w:p w14:paraId="174A6DC5" w14:textId="77777777" w:rsidR="00512B81" w:rsidRDefault="00512B81" w:rsidP="0074172C">
      <w:pPr>
        <w:pStyle w:val="NormalIndent"/>
        <w:rPr>
          <w:b/>
        </w:rPr>
      </w:pPr>
    </w:p>
    <w:p w14:paraId="1D61D3EB" w14:textId="52B22CCF" w:rsidR="00512B81" w:rsidRDefault="00512B81" w:rsidP="00512B81">
      <w:pPr>
        <w:pStyle w:val="NormalIndent"/>
      </w:pPr>
      <w:r w:rsidRPr="00512B81">
        <w:t>Method 2 limits axial load based on yield tension including the effect of internal pressure. The load</w:t>
      </w:r>
      <w:r>
        <w:t xml:space="preserve"> </w:t>
      </w:r>
      <w:r w:rsidRPr="00512B81">
        <w:t>combinations and associated design factors</w:t>
      </w:r>
    </w:p>
    <w:p w14:paraId="186DDE90" w14:textId="77777777" w:rsidR="00512B81" w:rsidRDefault="00512B81" w:rsidP="00512B81">
      <w:pPr>
        <w:pStyle w:val="NormalIndent"/>
      </w:pPr>
    </w:p>
    <w:p w14:paraId="49FFFA3A" w14:textId="33645BE2" w:rsidR="00512B81" w:rsidRPr="000B1F58" w:rsidRDefault="008E18CA" w:rsidP="00512B81">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Mp</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Pi-Pe</m:t>
                          </m:r>
                        </m:num>
                        <m:den>
                          <m:r>
                            <w:rPr>
                              <w:rFonts w:ascii="Cambria Math" w:hAnsi="Cambria Math"/>
                            </w:rPr>
                            <m:t>Pb</m:t>
                          </m:r>
                        </m:den>
                      </m:f>
                    </m:e>
                  </m:d>
                </m:e>
                <m:sup>
                  <m:r>
                    <w:rPr>
                      <w:rFonts w:ascii="Cambria Math" w:hAnsi="Cambria Math"/>
                    </w:rPr>
                    <m:t>2</m:t>
                  </m:r>
                </m:sup>
              </m:sSup>
            </m:e>
          </m:ra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T</m:t>
                      </m:r>
                    </m:num>
                    <m:den>
                      <m:r>
                        <w:rPr>
                          <w:rFonts w:ascii="Cambria Math" w:hAnsi="Cambria Math"/>
                        </w:rPr>
                        <m:t>Ty</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Pi-pe</m:t>
                                  </m:r>
                                </m:e>
                              </m:d>
                            </m:num>
                            <m:den>
                              <m:r>
                                <w:rPr>
                                  <w:rFonts w:ascii="Cambria Math" w:hAnsi="Cambria Math"/>
                                </w:rPr>
                                <m:t>Pb</m:t>
                              </m:r>
                            </m:den>
                          </m:f>
                        </m:e>
                      </m:d>
                    </m:e>
                    <m:sup>
                      <m:r>
                        <w:rPr>
                          <w:rFonts w:ascii="Cambria Math" w:hAnsi="Cambria Math"/>
                        </w:rPr>
                        <m:t>2</m:t>
                      </m:r>
                    </m:sup>
                  </m:sSup>
                </m:den>
              </m:f>
            </m:e>
          </m:d>
          <m:r>
            <w:rPr>
              <w:rFonts w:ascii="Cambria Math" w:hAnsi="Cambria Math"/>
            </w:rPr>
            <m:t>(Internal Over pressure)</m:t>
          </m:r>
        </m:oMath>
      </m:oMathPara>
    </w:p>
    <w:p w14:paraId="72AB5007" w14:textId="77777777" w:rsidR="000B1F58" w:rsidRDefault="000B1F58" w:rsidP="00512B81">
      <w:pPr>
        <w:pStyle w:val="NormalIndent"/>
      </w:pPr>
    </w:p>
    <w:p w14:paraId="312A1208" w14:textId="0DECBEDD" w:rsidR="000B1F58" w:rsidRPr="000B1F58" w:rsidRDefault="008E18CA" w:rsidP="00512B81">
      <w:pPr>
        <w:pStyle w:val="NormalIndent"/>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Mp</m:t>
                  </m:r>
                </m:den>
              </m:f>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Pe-Pi</m:t>
                          </m:r>
                        </m:num>
                        <m:den>
                          <m:r>
                            <w:rPr>
                              <w:rFonts w:ascii="Cambria Math" w:hAnsi="Cambria Math"/>
                            </w:rPr>
                            <m:t>Pc</m:t>
                          </m:r>
                        </m:den>
                      </m:f>
                    </m:e>
                  </m:d>
                </m:e>
                <m:sup>
                  <m:r>
                    <w:rPr>
                      <w:rFonts w:ascii="Cambria Math" w:hAnsi="Cambria Math"/>
                    </w:rPr>
                    <m:t>2</m:t>
                  </m:r>
                </m:sup>
              </m:sSup>
            </m:e>
          </m:rad>
          <m:r>
            <w:rPr>
              <w:rFonts w:ascii="Cambria Math" w:hAnsi="Cambria Math"/>
            </w:rPr>
            <m:t>cos</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 xml:space="preserve"> </m:t>
              </m:r>
              <m:f>
                <m:fPr>
                  <m:ctrlPr>
                    <w:rPr>
                      <w:rFonts w:ascii="Cambria Math" w:hAnsi="Cambria Math"/>
                      <w:i/>
                    </w:rPr>
                  </m:ctrlPr>
                </m:fPr>
                <m:num>
                  <m:f>
                    <m:fPr>
                      <m:ctrlPr>
                        <w:rPr>
                          <w:rFonts w:ascii="Cambria Math" w:hAnsi="Cambria Math"/>
                          <w:i/>
                        </w:rPr>
                      </m:ctrlPr>
                    </m:fPr>
                    <m:num>
                      <m:r>
                        <w:rPr>
                          <w:rFonts w:ascii="Cambria Math" w:hAnsi="Cambria Math"/>
                        </w:rPr>
                        <m:t>T</m:t>
                      </m:r>
                    </m:num>
                    <m:den>
                      <m:r>
                        <w:rPr>
                          <w:rFonts w:ascii="Cambria Math" w:hAnsi="Cambria Math"/>
                        </w:rPr>
                        <m:t>Ty</m:t>
                      </m:r>
                    </m:den>
                  </m:f>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D</m:t>
                      </m:r>
                    </m:e>
                  </m:ra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Pe-pi</m:t>
                                  </m:r>
                                </m:e>
                              </m:d>
                            </m:num>
                            <m:den>
                              <m:r>
                                <w:rPr>
                                  <w:rFonts w:ascii="Cambria Math" w:hAnsi="Cambria Math"/>
                                </w:rPr>
                                <m:t>Pc</m:t>
                              </m:r>
                            </m:den>
                          </m:f>
                        </m:e>
                      </m:d>
                    </m:e>
                    <m:sup>
                      <m:r>
                        <w:rPr>
                          <w:rFonts w:ascii="Cambria Math" w:hAnsi="Cambria Math"/>
                        </w:rPr>
                        <m:t>2</m:t>
                      </m:r>
                    </m:sup>
                  </m:sSup>
                </m:den>
              </m:f>
            </m:e>
          </m:d>
          <m:r>
            <w:rPr>
              <w:rFonts w:ascii="Cambria Math" w:hAnsi="Cambria Math"/>
            </w:rPr>
            <m:t>(Internal Over pressure)</m:t>
          </m:r>
        </m:oMath>
      </m:oMathPara>
    </w:p>
    <w:p w14:paraId="5476EF8D" w14:textId="77777777" w:rsidR="000B1F58" w:rsidRPr="00512B81" w:rsidRDefault="000B1F58" w:rsidP="00512B81">
      <w:pPr>
        <w:pStyle w:val="NormalIndent"/>
      </w:pPr>
    </w:p>
    <w:p w14:paraId="3BA9F9BD" w14:textId="3DD48584" w:rsidR="00741FED" w:rsidRDefault="00741FED" w:rsidP="00741FED">
      <w:pPr>
        <w:pStyle w:val="NormalIndent"/>
      </w:pPr>
      <w:r>
        <w:t>Where</w:t>
      </w:r>
    </w:p>
    <w:p w14:paraId="020686F7" w14:textId="77777777" w:rsidR="00741FED" w:rsidRDefault="00741FED" w:rsidP="00741FED">
      <w:pPr>
        <w:pStyle w:val="NormalIndent"/>
      </w:pPr>
    </w:p>
    <w:p w14:paraId="02DE9178" w14:textId="0C468C7A" w:rsidR="00741FED" w:rsidRDefault="00741FED" w:rsidP="00741FED">
      <w:pPr>
        <w:pStyle w:val="NormalIndent"/>
      </w:pPr>
      <w:r>
        <w:t xml:space="preserve">FD </w:t>
      </w:r>
      <w:r>
        <w:tab/>
        <w:t>is a design factor,</w:t>
      </w:r>
    </w:p>
    <w:p w14:paraId="2F7F58D9" w14:textId="73CCA0ED" w:rsidR="00741FED" w:rsidRDefault="00741FED" w:rsidP="00741FED">
      <w:pPr>
        <w:pStyle w:val="NormalIndent"/>
      </w:pPr>
      <w:r>
        <w:tab/>
      </w:r>
    </w:p>
    <w:p w14:paraId="438055C6" w14:textId="4531D438" w:rsidR="00741FED" w:rsidRDefault="00741FED" w:rsidP="00741FED">
      <w:pPr>
        <w:pStyle w:val="NormalIndent"/>
      </w:pPr>
      <w:r>
        <w:tab/>
        <w:t>0.80 SLS, ULS</w:t>
      </w:r>
    </w:p>
    <w:p w14:paraId="2D676EB6" w14:textId="5ED6ED7C" w:rsidR="00741FED" w:rsidRDefault="00741FED" w:rsidP="00741FED">
      <w:pPr>
        <w:pStyle w:val="NormalIndent"/>
      </w:pPr>
      <w:r>
        <w:lastRenderedPageBreak/>
        <w:t>FD =</w:t>
      </w:r>
    </w:p>
    <w:p w14:paraId="2682BA57" w14:textId="3B96BCF9" w:rsidR="007235A3" w:rsidRDefault="00741FED" w:rsidP="00C63961">
      <w:pPr>
        <w:pStyle w:val="NormalIndent"/>
        <w:numPr>
          <w:ilvl w:val="0"/>
          <w:numId w:val="65"/>
        </w:numPr>
      </w:pPr>
      <w:r>
        <w:t>ALS</w:t>
      </w:r>
    </w:p>
    <w:p w14:paraId="634BA2F0" w14:textId="77777777" w:rsidR="00C63961" w:rsidRDefault="00C63961" w:rsidP="00C63961">
      <w:pPr>
        <w:pStyle w:val="NormalIndent"/>
      </w:pPr>
    </w:p>
    <w:p w14:paraId="0987D8D9" w14:textId="5743E8ED" w:rsidR="00C63961" w:rsidRDefault="00C63961" w:rsidP="00C63961">
      <w:pPr>
        <w:pStyle w:val="NormalIndent"/>
        <w:rPr>
          <w:b/>
        </w:rPr>
      </w:pPr>
      <w:r w:rsidRPr="00C63961">
        <w:rPr>
          <w:b/>
        </w:rPr>
        <w:t>Method 3</w:t>
      </w:r>
    </w:p>
    <w:p w14:paraId="67B6BF08" w14:textId="77777777" w:rsidR="00C63961" w:rsidRDefault="00C63961" w:rsidP="00C63961">
      <w:pPr>
        <w:pStyle w:val="NormalIndent"/>
        <w:rPr>
          <w:b/>
        </w:rPr>
      </w:pPr>
    </w:p>
    <w:p w14:paraId="68CB7AAF" w14:textId="266A0E35" w:rsidR="00C63961" w:rsidRDefault="00C63961" w:rsidP="00C63961">
      <w:pPr>
        <w:pStyle w:val="NormalIndent"/>
      </w:pPr>
      <w:r w:rsidRPr="00C63961">
        <w:t>Method 3 is based on DNV-OS-F201, which uses a load and resistance factor design (LRFD) format. For</w:t>
      </w:r>
      <w:r>
        <w:t xml:space="preserve"> </w:t>
      </w:r>
      <w:r w:rsidRPr="00C63961">
        <w:t>load controlled conditions, refer to the section in F201 on Combined Load Criteria for Riser Pipes. For</w:t>
      </w:r>
      <w:r>
        <w:t xml:space="preserve"> </w:t>
      </w:r>
      <w:r w:rsidRPr="00C63961">
        <w:t>displacement controlled conditions, refer to the F201 section labeled Displacement Controlled Conditions.</w:t>
      </w:r>
      <w:r>
        <w:t xml:space="preserve"> </w:t>
      </w:r>
      <w:r w:rsidRPr="00C63961">
        <w:t xml:space="preserve">When the calculated moment exceeds 90 % of the plastic moment, </w:t>
      </w:r>
    </w:p>
    <w:p w14:paraId="4DAFD554" w14:textId="77777777" w:rsidR="00BE3F28" w:rsidRDefault="00BE3F28" w:rsidP="00C63961">
      <w:pPr>
        <w:pStyle w:val="NormalIndent"/>
      </w:pPr>
    </w:p>
    <w:p w14:paraId="2218CFC9" w14:textId="6E937DA0" w:rsidR="00BE3F28" w:rsidRDefault="00BE3F28" w:rsidP="00BE3F28">
      <w:pPr>
        <w:pStyle w:val="NormalIndent"/>
        <w:rPr>
          <w:b/>
        </w:rPr>
      </w:pPr>
      <w:r>
        <w:rPr>
          <w:b/>
        </w:rPr>
        <w:t>Method 4</w:t>
      </w:r>
    </w:p>
    <w:p w14:paraId="5E834FA6" w14:textId="77777777" w:rsidR="00BE3F28" w:rsidRDefault="00BE3F28" w:rsidP="00BE3F28">
      <w:pPr>
        <w:pStyle w:val="NormalIndent"/>
        <w:rPr>
          <w:b/>
        </w:rPr>
      </w:pPr>
    </w:p>
    <w:p w14:paraId="64FCB1DF" w14:textId="4D114645" w:rsidR="00BE3F28" w:rsidRPr="00BE3F28" w:rsidRDefault="00BE3F28" w:rsidP="00BE3F28">
      <w:pPr>
        <w:pStyle w:val="NormalIndent"/>
      </w:pPr>
      <w:r w:rsidRPr="00BE3F28">
        <w:t>Method 4 sets limits on combined axial load and pressure, without considering bending. Refer to</w:t>
      </w:r>
      <w:r>
        <w:t xml:space="preserve"> </w:t>
      </w:r>
      <w:r w:rsidRPr="00BE3F28">
        <w:t>API 1111 for further explanation. Bending limits are set based on bending strain.</w:t>
      </w:r>
    </w:p>
    <w:p w14:paraId="46976B46" w14:textId="2C6F34E1" w:rsidR="00BE3F28" w:rsidRDefault="00BE3F28" w:rsidP="00BE3F28">
      <w:pPr>
        <w:pStyle w:val="NormalIndent"/>
      </w:pPr>
      <w:r w:rsidRPr="00BE3F28">
        <w:rPr>
          <w:b/>
        </w:rPr>
        <w:t>NOTE</w:t>
      </w:r>
      <w:r w:rsidRPr="00BE3F28">
        <w:t xml:space="preserve"> there are cases such that the plastic moment limit set by Method 2 does not result in excessive bending</w:t>
      </w:r>
      <w:r>
        <w:t xml:space="preserve"> </w:t>
      </w:r>
      <w:r w:rsidRPr="00BE3F28">
        <w:t>strain (Le. the loading condition is displacement controlled).</w:t>
      </w:r>
    </w:p>
    <w:p w14:paraId="414C6997" w14:textId="77777777" w:rsidR="00BE3F28" w:rsidRPr="00BE3F28" w:rsidRDefault="00BE3F28" w:rsidP="00BE3F28">
      <w:pPr>
        <w:pStyle w:val="NormalIndent"/>
      </w:pPr>
    </w:p>
    <w:p w14:paraId="2B4759AA" w14:textId="39FB361F" w:rsidR="00BE3F28" w:rsidRDefault="00BE3F28" w:rsidP="00BE3F28">
      <w:pPr>
        <w:pStyle w:val="NormalIndent"/>
      </w:pPr>
      <w:r w:rsidRPr="00BE3F28">
        <w:t>The load combinations and associated criteria are given by</w:t>
      </w:r>
    </w:p>
    <w:p w14:paraId="0299B25D" w14:textId="77777777" w:rsidR="001C3BB3" w:rsidRDefault="001C3BB3" w:rsidP="00BE3F28">
      <w:pPr>
        <w:pStyle w:val="NormalIndent"/>
      </w:pPr>
    </w:p>
    <w:p w14:paraId="5D5C452B" w14:textId="593E67AF" w:rsidR="001C3BB3" w:rsidRPr="0076312B" w:rsidRDefault="008E18CA" w:rsidP="00BE3F28">
      <w:pPr>
        <w:pStyle w:val="NormalIndent"/>
      </w:pPr>
      <m:oMathPara>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pi-pe</m:t>
                          </m:r>
                        </m:num>
                        <m:den>
                          <m:r>
                            <w:rPr>
                              <w:rFonts w:ascii="Cambria Math" w:hAnsi="Cambria Math"/>
                            </w:rPr>
                            <m:t>pb</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Ty</m:t>
                          </m:r>
                        </m:den>
                      </m:f>
                    </m:e>
                  </m:d>
                </m:e>
                <m:sup>
                  <m:r>
                    <w:rPr>
                      <w:rFonts w:ascii="Cambria Math" w:hAnsi="Cambria Math"/>
                    </w:rPr>
                    <m:t>2</m:t>
                  </m:r>
                </m:sup>
              </m:sSup>
            </m:e>
          </m:rad>
          <m:r>
            <w:rPr>
              <w:rFonts w:ascii="Cambria Math" w:hAnsi="Cambria Math"/>
            </w:rPr>
            <m:t>≤FD</m:t>
          </m:r>
        </m:oMath>
      </m:oMathPara>
    </w:p>
    <w:p w14:paraId="4AB59685" w14:textId="7C832701" w:rsidR="0076312B" w:rsidRDefault="0076312B" w:rsidP="00BE3F28">
      <w:pPr>
        <w:pStyle w:val="NormalIndent"/>
      </w:pPr>
      <w:r>
        <w:t xml:space="preserve">Where </w:t>
      </w:r>
    </w:p>
    <w:p w14:paraId="6DF8CAA6" w14:textId="77777777" w:rsidR="0076312B" w:rsidRDefault="0076312B" w:rsidP="00BE3F28">
      <w:pPr>
        <w:pStyle w:val="NormalIndent"/>
      </w:pPr>
    </w:p>
    <w:p w14:paraId="73BA7832" w14:textId="77777777" w:rsidR="0076312B" w:rsidRDefault="0076312B" w:rsidP="0076312B">
      <w:pPr>
        <w:pStyle w:val="NormalIndent"/>
      </w:pPr>
      <w:r>
        <w:t xml:space="preserve">FD </w:t>
      </w:r>
      <w:r>
        <w:tab/>
        <w:t>is a design factor,</w:t>
      </w:r>
    </w:p>
    <w:p w14:paraId="53A20642" w14:textId="77777777" w:rsidR="0076312B" w:rsidRDefault="0076312B" w:rsidP="0076312B">
      <w:pPr>
        <w:pStyle w:val="NormalIndent"/>
      </w:pPr>
      <w:r>
        <w:tab/>
      </w:r>
    </w:p>
    <w:p w14:paraId="09D6E1A1" w14:textId="77777777" w:rsidR="0076312B" w:rsidRDefault="0076312B" w:rsidP="0076312B">
      <w:pPr>
        <w:pStyle w:val="NormalIndent"/>
      </w:pPr>
      <w:r>
        <w:tab/>
        <w:t>0.80 SLS, ULS</w:t>
      </w:r>
    </w:p>
    <w:p w14:paraId="139A9430" w14:textId="77777777" w:rsidR="0076312B" w:rsidRDefault="0076312B" w:rsidP="0076312B">
      <w:pPr>
        <w:pStyle w:val="NormalIndent"/>
      </w:pPr>
      <w:r>
        <w:t>FD =</w:t>
      </w:r>
    </w:p>
    <w:p w14:paraId="2C33BFD8" w14:textId="77777777" w:rsidR="0076312B" w:rsidRDefault="0076312B" w:rsidP="0076312B">
      <w:pPr>
        <w:pStyle w:val="NormalIndent"/>
        <w:numPr>
          <w:ilvl w:val="0"/>
          <w:numId w:val="66"/>
        </w:numPr>
      </w:pPr>
      <w:r>
        <w:t>ALS</w:t>
      </w:r>
    </w:p>
    <w:p w14:paraId="4E7C565C" w14:textId="77777777" w:rsidR="0076312B" w:rsidRDefault="0076312B" w:rsidP="0076312B">
      <w:pPr>
        <w:pStyle w:val="NormalIndent"/>
      </w:pPr>
    </w:p>
    <w:p w14:paraId="1FE706F2" w14:textId="366A71DF" w:rsidR="0076312B" w:rsidRDefault="0076312B" w:rsidP="0076312B">
      <w:pPr>
        <w:pStyle w:val="NormalIndent"/>
      </w:pPr>
      <w:r>
        <w:t>For sizing, limiting the load combination in Equation 24 to 0.67 (F D = 0.67) using static effective tension and normal operating pressure will usually provide a design that meets SLS, ULS and ALS conditions.</w:t>
      </w:r>
    </w:p>
    <w:p w14:paraId="1309F126" w14:textId="76B239BA" w:rsidR="0076312B" w:rsidRDefault="0076312B" w:rsidP="0076312B">
      <w:pPr>
        <w:pStyle w:val="NormalIndent"/>
      </w:pPr>
      <w:r>
        <w:t>Method 4 sets limits for bending strain for cases of internal or external overpressure. The criteria are given by</w:t>
      </w:r>
    </w:p>
    <w:p w14:paraId="335C3719" w14:textId="77777777" w:rsidR="0076312B" w:rsidRPr="0085620F" w:rsidRDefault="0076312B" w:rsidP="00BE3F28">
      <w:pPr>
        <w:pStyle w:val="NormalIndent"/>
      </w:pPr>
    </w:p>
    <w:p w14:paraId="07EDEADF" w14:textId="6CF7991A" w:rsidR="00606FED" w:rsidRDefault="001B1847" w:rsidP="00606FED">
      <w:pPr>
        <w:pStyle w:val="NormalIndent"/>
      </w:pPr>
      <w:r w:rsidRPr="001B1847">
        <w:t>ε</w:t>
      </w:r>
      <w:r w:rsidR="00606FED">
        <w:t xml:space="preserve"> </w:t>
      </w:r>
      <w:r w:rsidR="00122E75">
        <w:t>≤</w:t>
      </w:r>
      <w:r w:rsidR="00606FED">
        <w:t xml:space="preserve"> F D</w:t>
      </w:r>
      <w:r w:rsidRPr="001B1847">
        <w:t>ε</w:t>
      </w:r>
      <w:r w:rsidR="00606FED">
        <w:t>b (internal overpressure)</w:t>
      </w:r>
    </w:p>
    <w:p w14:paraId="1619D24E" w14:textId="77777777" w:rsidR="009538E0" w:rsidRDefault="009538E0" w:rsidP="00606FED">
      <w:pPr>
        <w:pStyle w:val="NormalIndent"/>
      </w:pPr>
    </w:p>
    <w:p w14:paraId="77A5CACE" w14:textId="64CC359C" w:rsidR="009538E0" w:rsidRDefault="001B1847" w:rsidP="00606FED">
      <w:pPr>
        <w:pStyle w:val="NormalIndent"/>
      </w:pPr>
      <m:oMathPara>
        <m:oMath>
          <m:r>
            <w:rPr>
              <w:rFonts w:ascii="Cambria Math" w:hAnsi="Cambria Math"/>
            </w:rPr>
            <m:t>ε≤</m:t>
          </m:r>
          <m:f>
            <m:fPr>
              <m:ctrlPr>
                <w:rPr>
                  <w:rFonts w:ascii="Cambria Math" w:hAnsi="Cambria Math"/>
                  <w:i/>
                </w:rPr>
              </m:ctrlPr>
            </m:fPr>
            <m:num>
              <m:r>
                <w:rPr>
                  <w:rFonts w:ascii="Cambria Math" w:hAnsi="Cambria Math"/>
                </w:rPr>
                <m:t>Fdεb</m:t>
              </m:r>
            </m:num>
            <m:den>
              <m:r>
                <w:rPr>
                  <w:rFonts w:ascii="Cambria Math" w:hAnsi="Cambria Math"/>
                </w:rPr>
                <m:t>1+20δo</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pe-Pi</m:t>
                  </m:r>
                </m:num>
                <m:den>
                  <m:r>
                    <w:rPr>
                      <w:rFonts w:ascii="Cambria Math" w:hAnsi="Cambria Math"/>
                    </w:rPr>
                    <m:t>FcPc</m:t>
                  </m:r>
                </m:den>
              </m:f>
            </m:e>
          </m:d>
          <m:r>
            <w:rPr>
              <w:rFonts w:ascii="Cambria Math" w:hAnsi="Cambria Math"/>
            </w:rPr>
            <m:t xml:space="preserve"> (External pressure)</m:t>
          </m:r>
        </m:oMath>
      </m:oMathPara>
    </w:p>
    <w:p w14:paraId="014CFC13" w14:textId="4AF6A9B3" w:rsidR="00606FED" w:rsidRDefault="00122E75" w:rsidP="00606FED">
      <w:pPr>
        <w:pStyle w:val="NormalIndent"/>
      </w:pPr>
      <w:r>
        <w:t>W</w:t>
      </w:r>
      <w:r w:rsidR="00606FED">
        <w:t>here</w:t>
      </w:r>
    </w:p>
    <w:p w14:paraId="53F5A467" w14:textId="77777777" w:rsidR="00122E75" w:rsidRDefault="00122E75" w:rsidP="00606FED">
      <w:pPr>
        <w:pStyle w:val="NormalIndent"/>
      </w:pPr>
    </w:p>
    <w:p w14:paraId="016F087F" w14:textId="73D901FB" w:rsidR="00606FED" w:rsidRDefault="00606FED" w:rsidP="00606FED">
      <w:pPr>
        <w:pStyle w:val="NormalIndent"/>
      </w:pPr>
      <w:r>
        <w:t xml:space="preserve">c </w:t>
      </w:r>
      <w:r w:rsidR="00122E75">
        <w:tab/>
      </w:r>
      <w:r>
        <w:t>is the bending-induced strain in the pipe;</w:t>
      </w:r>
    </w:p>
    <w:p w14:paraId="1BA5AE55" w14:textId="64D6B07E" w:rsidR="00606FED" w:rsidRDefault="00606FED" w:rsidP="00606FED">
      <w:pPr>
        <w:pStyle w:val="NormalIndent"/>
      </w:pPr>
      <w:r>
        <w:lastRenderedPageBreak/>
        <w:t xml:space="preserve">F D </w:t>
      </w:r>
      <w:r w:rsidR="00122E75">
        <w:tab/>
      </w:r>
      <w:r>
        <w:t xml:space="preserve">is a design factor; </w:t>
      </w:r>
    </w:p>
    <w:p w14:paraId="3E1DA8B7" w14:textId="1B3DBFC5" w:rsidR="00606FED" w:rsidRDefault="00606FED" w:rsidP="00606FED">
      <w:pPr>
        <w:pStyle w:val="NormalIndent"/>
      </w:pPr>
      <w:r>
        <w:t xml:space="preserve">fc </w:t>
      </w:r>
      <w:r w:rsidR="00122E75">
        <w:tab/>
      </w:r>
      <w:r>
        <w:t>is the collapse factor for use with combined pressure and bending loads; see Equation 29.</w:t>
      </w:r>
    </w:p>
    <w:p w14:paraId="31A7602E" w14:textId="3E02782B" w:rsidR="00C72A49" w:rsidRDefault="00C72A49" w:rsidP="00C72A49">
      <w:pPr>
        <w:pStyle w:val="NormalIndent"/>
      </w:pPr>
      <w:r>
        <w:tab/>
        <w:t>0.5 SLS, ULS</w:t>
      </w:r>
    </w:p>
    <w:p w14:paraId="7D21909C" w14:textId="77777777" w:rsidR="00C72A49" w:rsidRDefault="00C72A49" w:rsidP="00C72A49">
      <w:pPr>
        <w:pStyle w:val="NormalIndent"/>
      </w:pPr>
      <w:r>
        <w:t>FD =</w:t>
      </w:r>
    </w:p>
    <w:p w14:paraId="0BB5B0F4" w14:textId="77777777" w:rsidR="00C72A49" w:rsidRDefault="00C72A49" w:rsidP="00C72A49">
      <w:pPr>
        <w:pStyle w:val="NormalIndent"/>
        <w:numPr>
          <w:ilvl w:val="0"/>
          <w:numId w:val="67"/>
        </w:numPr>
      </w:pPr>
      <w:r>
        <w:t>ALS</w:t>
      </w:r>
    </w:p>
    <w:p w14:paraId="092B80C3" w14:textId="7FC8CCE8" w:rsidR="00606FED" w:rsidRDefault="00606FED" w:rsidP="00606FED">
      <w:pPr>
        <w:pStyle w:val="NormalIndent"/>
      </w:pPr>
    </w:p>
    <w:p w14:paraId="64F77D66" w14:textId="5569D578" w:rsidR="00606FED" w:rsidRDefault="00C72A49" w:rsidP="00606FED">
      <w:pPr>
        <w:pStyle w:val="NormalIndent"/>
      </w:pPr>
      <w:r>
        <w:tab/>
      </w:r>
      <w:r w:rsidR="00606FED">
        <w:t>0.6 cold expanded pipe (e.g. DSAW)</w:t>
      </w:r>
    </w:p>
    <w:p w14:paraId="4A1C99FD" w14:textId="2ECB6C8E" w:rsidR="0085620F" w:rsidRDefault="00C72A49" w:rsidP="00606FED">
      <w:pPr>
        <w:pStyle w:val="NormalIndent"/>
      </w:pPr>
      <w:r>
        <w:t>Fc</w:t>
      </w:r>
      <w:r w:rsidR="00606FED">
        <w:t xml:space="preserve"> = </w:t>
      </w:r>
      <w:r>
        <w:tab/>
      </w:r>
      <w:r w:rsidR="00606FED">
        <w:t>0.7 seamless pipe</w:t>
      </w:r>
    </w:p>
    <w:p w14:paraId="76410DB2" w14:textId="77777777" w:rsidR="00070C79" w:rsidRDefault="00070C79" w:rsidP="00606FED">
      <w:pPr>
        <w:pStyle w:val="NormalIndent"/>
      </w:pPr>
    </w:p>
    <w:p w14:paraId="38B74FD7" w14:textId="77777777" w:rsidR="00070C79" w:rsidRDefault="00070C79" w:rsidP="00606FED">
      <w:pPr>
        <w:pStyle w:val="NormalIndent"/>
      </w:pPr>
    </w:p>
    <w:p w14:paraId="6B7EAD6A" w14:textId="49053B24" w:rsidR="00070C79" w:rsidRDefault="00070C79" w:rsidP="00070C79">
      <w:pPr>
        <w:pStyle w:val="Heading3"/>
      </w:pPr>
      <w:r>
        <w:t>Temperature Derating</w:t>
      </w:r>
    </w:p>
    <w:p w14:paraId="68BA9FE7" w14:textId="1631829C" w:rsidR="00070C79" w:rsidRDefault="00070C79" w:rsidP="00070C79">
      <w:pPr>
        <w:pStyle w:val="NormalIndent"/>
      </w:pPr>
      <w:r>
        <w:t xml:space="preserve">Temperature derating </w:t>
      </w:r>
      <w:r w:rsidR="00683228">
        <w:t xml:space="preserve">conducted based on the DNV-OS-F201 </w:t>
      </w:r>
    </w:p>
    <w:p w14:paraId="75618CA0" w14:textId="77777777" w:rsidR="00921F6B" w:rsidRDefault="00921F6B" w:rsidP="00070C79">
      <w:pPr>
        <w:pStyle w:val="NormalIndent"/>
      </w:pPr>
    </w:p>
    <w:p w14:paraId="3A5CC193" w14:textId="77777777" w:rsidR="00921F6B" w:rsidRPr="00070C79" w:rsidRDefault="00921F6B" w:rsidP="00070C79">
      <w:pPr>
        <w:pStyle w:val="NormalIndent"/>
      </w:pPr>
    </w:p>
    <w:p w14:paraId="68AA7B67" w14:textId="219CAA82" w:rsidR="0065596C" w:rsidRDefault="00921F6B" w:rsidP="00606FED">
      <w:pPr>
        <w:pStyle w:val="NormalIndent"/>
      </w:pPr>
      <w:r>
        <w:rPr>
          <w:noProof/>
          <w:lang w:val="en-IN" w:eastAsia="en-IN"/>
        </w:rPr>
        <w:drawing>
          <wp:inline distT="0" distB="0" distL="0" distR="0" wp14:anchorId="1CC11116" wp14:editId="6327586B">
            <wp:extent cx="4419600" cy="3267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19600" cy="3267075"/>
                    </a:xfrm>
                    <a:prstGeom prst="rect">
                      <a:avLst/>
                    </a:prstGeom>
                  </pic:spPr>
                </pic:pic>
              </a:graphicData>
            </a:graphic>
          </wp:inline>
        </w:drawing>
      </w:r>
    </w:p>
    <w:p w14:paraId="7777DC5B" w14:textId="0F2C1C21" w:rsidR="00921F6B" w:rsidRDefault="00706821" w:rsidP="00606FED">
      <w:pPr>
        <w:pStyle w:val="NormalIndent"/>
      </w:pPr>
      <w:r>
        <w:rPr>
          <w:noProof/>
          <w:lang w:val="en-IN" w:eastAsia="en-IN"/>
        </w:rPr>
        <w:lastRenderedPageBreak/>
        <w:drawing>
          <wp:inline distT="0" distB="0" distL="0" distR="0" wp14:anchorId="581C5E55" wp14:editId="407BEE5B">
            <wp:extent cx="4448175" cy="3619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48175" cy="3619500"/>
                    </a:xfrm>
                    <a:prstGeom prst="rect">
                      <a:avLst/>
                    </a:prstGeom>
                  </pic:spPr>
                </pic:pic>
              </a:graphicData>
            </a:graphic>
          </wp:inline>
        </w:drawing>
      </w:r>
    </w:p>
    <w:p w14:paraId="6D73EC14" w14:textId="485A7847" w:rsidR="00706821" w:rsidRDefault="00706821" w:rsidP="00706821">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w:t>
      </w:r>
      <w:r>
        <w:fldChar w:fldCharType="end"/>
      </w:r>
      <w:r>
        <w:t xml:space="preserve"> Derating Value for Yield Strength</w:t>
      </w:r>
    </w:p>
    <w:p w14:paraId="26825C16" w14:textId="77777777" w:rsidR="00B934FB" w:rsidRDefault="00B934FB">
      <w:pPr>
        <w:jc w:val="left"/>
        <w:rPr>
          <w:b/>
          <w:caps/>
          <w:color w:val="006600"/>
          <w:kern w:val="28"/>
        </w:rPr>
      </w:pPr>
      <w:r>
        <w:br w:type="page"/>
      </w:r>
    </w:p>
    <w:p w14:paraId="6F4D15ED" w14:textId="7142B0B7" w:rsidR="0065596C" w:rsidRDefault="0065596C" w:rsidP="0065596C">
      <w:pPr>
        <w:pStyle w:val="Heading1"/>
      </w:pPr>
      <w:bookmarkStart w:id="11" w:name="_Toc524525605"/>
      <w:r>
        <w:lastRenderedPageBreak/>
        <w:t>API RP 2RD</w:t>
      </w:r>
      <w:bookmarkEnd w:id="11"/>
    </w:p>
    <w:p w14:paraId="24B5FF8C" w14:textId="512CE82A" w:rsidR="0065596C" w:rsidRDefault="004137CC" w:rsidP="004137CC">
      <w:pPr>
        <w:pStyle w:val="Heading2"/>
      </w:pPr>
      <w:bookmarkStart w:id="12" w:name="_Toc524525606"/>
      <w:r w:rsidRPr="004137CC">
        <w:t>Combined Stresses</w:t>
      </w:r>
      <w:bookmarkEnd w:id="12"/>
    </w:p>
    <w:p w14:paraId="2FF5BF8E" w14:textId="0B0F933C" w:rsidR="004137CC" w:rsidRDefault="00DA5E51" w:rsidP="00DA5E51">
      <w:pPr>
        <w:pStyle w:val="NormalIndent"/>
      </w:pPr>
      <w:r>
        <w:t>Principal stress components at each critical section should be combined using the von Mises yield criterion defined by the following equation.</w:t>
      </w:r>
    </w:p>
    <w:p w14:paraId="261F5507" w14:textId="77777777" w:rsidR="00DA5E51" w:rsidRDefault="00DA5E51" w:rsidP="00DA5E51">
      <w:pPr>
        <w:pStyle w:val="NormalIndent"/>
      </w:pPr>
    </w:p>
    <w:p w14:paraId="2F81365E" w14:textId="40645AA1" w:rsidR="00DA5E51" w:rsidRPr="00826DDC" w:rsidRDefault="008E18CA" w:rsidP="00DA5E51">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e>
                <m:sup>
                  <m:r>
                    <w:rPr>
                      <w:rFonts w:ascii="Cambria Math" w:hAnsi="Cambria Math"/>
                    </w:rPr>
                    <m:t>2</m:t>
                  </m:r>
                </m:sup>
              </m:sSup>
            </m:e>
          </m:rad>
        </m:oMath>
      </m:oMathPara>
    </w:p>
    <w:p w14:paraId="0D9D4D8A" w14:textId="4BAB0114" w:rsidR="00826DDC" w:rsidRDefault="00826DDC" w:rsidP="00826DDC">
      <w:pPr>
        <w:pStyle w:val="NormalIndent"/>
      </w:pPr>
      <w:r>
        <w:t>Where</w:t>
      </w:r>
    </w:p>
    <w:p w14:paraId="66B471C2" w14:textId="77777777" w:rsidR="00826DDC" w:rsidRDefault="00826DDC" w:rsidP="00826DDC">
      <w:pPr>
        <w:pStyle w:val="NormalIndent"/>
      </w:pPr>
      <w:r>
        <w:t>σe = von Mises equivalent stress.</w:t>
      </w:r>
    </w:p>
    <w:p w14:paraId="679BA979" w14:textId="337D1C62" w:rsidR="00826DDC" w:rsidRDefault="00826DDC" w:rsidP="00826DDC">
      <w:pPr>
        <w:pStyle w:val="NormalIndent"/>
      </w:pPr>
      <w:r>
        <w:t>σ1, σ2, σ3 = principal stresses.</w:t>
      </w:r>
    </w:p>
    <w:p w14:paraId="7A552983" w14:textId="77777777" w:rsidR="00826DDC" w:rsidRDefault="00826DDC" w:rsidP="00826DDC">
      <w:pPr>
        <w:pStyle w:val="NormalIndent"/>
      </w:pPr>
    </w:p>
    <w:p w14:paraId="30269135" w14:textId="00C4C936" w:rsidR="00826DDC" w:rsidRDefault="00826DDC" w:rsidP="00826DDC">
      <w:pPr>
        <w:pStyle w:val="Heading2"/>
      </w:pPr>
      <w:bookmarkStart w:id="13" w:name="_Toc524525607"/>
      <w:r w:rsidRPr="00826DDC">
        <w:t>Allowable Stresses</w:t>
      </w:r>
      <w:bookmarkEnd w:id="13"/>
    </w:p>
    <w:p w14:paraId="7C9E4985" w14:textId="255A7C1E" w:rsidR="00826DDC" w:rsidRDefault="00826DDC" w:rsidP="00826DDC">
      <w:pPr>
        <w:pStyle w:val="NormalIndent"/>
      </w:pPr>
      <w:r>
        <w:t>The von Mises equivalent stresses should be less than the allowable stresses defined by the right hand side of the following inequalities.</w:t>
      </w:r>
    </w:p>
    <w:p w14:paraId="1B583EFA" w14:textId="77777777" w:rsidR="00826DDC" w:rsidRDefault="00826DDC" w:rsidP="00826DDC">
      <w:pPr>
        <w:pStyle w:val="NormalIndent"/>
      </w:pPr>
    </w:p>
    <w:p w14:paraId="2374B984" w14:textId="30C68300" w:rsidR="00826DDC" w:rsidRPr="00E90D0F" w:rsidRDefault="008E18CA" w:rsidP="00826DDC">
      <w:pPr>
        <w:pStyle w:val="NormalIndent"/>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p</m:t>
                      </m:r>
                    </m:sub>
                  </m:sSub>
                </m:e>
              </m:d>
            </m:e>
            <m:sub>
              <m:r>
                <w:rPr>
                  <w:rFonts w:ascii="Cambria Math" w:hAnsi="Cambria Math"/>
                </w:rPr>
                <m:t>e</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4A9C71AA" w14:textId="77777777" w:rsidR="00E90D0F" w:rsidRDefault="00E90D0F" w:rsidP="00826DDC">
      <w:pPr>
        <w:pStyle w:val="NormalIndent"/>
      </w:pPr>
    </w:p>
    <w:p w14:paraId="6EC1585A" w14:textId="1FAF9052" w:rsidR="00E90D0F" w:rsidRPr="00230F39" w:rsidRDefault="008E18CA" w:rsidP="00826DDC">
      <w:pPr>
        <w:pStyle w:val="NormalIndent"/>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 xml:space="preserve"> )</m:t>
              </m:r>
            </m:e>
            <m:sub>
              <m:r>
                <w:rPr>
                  <w:rFonts w:ascii="Cambria Math" w:hAnsi="Cambria Math"/>
                </w:rPr>
                <m:t>e</m:t>
              </m:r>
            </m:sub>
          </m:sSub>
          <m:r>
            <w:rPr>
              <w:rFonts w:ascii="Cambria Math" w:hAnsi="Cambria Math"/>
            </w:rPr>
            <m:t>&lt;1.5</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2289CE48" w14:textId="77777777" w:rsidR="00230F39" w:rsidRDefault="00230F39" w:rsidP="00826DDC">
      <w:pPr>
        <w:pStyle w:val="NormalIndent"/>
      </w:pPr>
    </w:p>
    <w:p w14:paraId="5C1A2400" w14:textId="658C8A25" w:rsidR="008010D0" w:rsidRPr="008010D0" w:rsidRDefault="008E18CA" w:rsidP="008010D0">
      <w:pPr>
        <w:pStyle w:val="NormalIndent"/>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q</m:t>
                  </m:r>
                </m:sub>
              </m:sSub>
              <m:r>
                <w:rPr>
                  <w:rFonts w:ascii="Cambria Math" w:hAnsi="Cambria Math"/>
                </w:rPr>
                <m:t xml:space="preserve"> )</m:t>
              </m:r>
            </m:e>
            <m:sub>
              <m:r>
                <w:rPr>
                  <w:rFonts w:ascii="Cambria Math" w:hAnsi="Cambria Math"/>
                </w:rPr>
                <m:t>e</m:t>
              </m:r>
            </m:sub>
          </m:sSub>
          <m:r>
            <w:rPr>
              <w:rFonts w:ascii="Cambria Math" w:hAnsi="Cambria Math"/>
            </w:rPr>
            <m:t>&lt;3.0</m:t>
          </m:r>
          <m:sSub>
            <m:sSubPr>
              <m:ctrlPr>
                <w:rPr>
                  <w:rFonts w:ascii="Cambria Math" w:hAnsi="Cambria Math"/>
                  <w:i/>
                </w:rPr>
              </m:ctrlPr>
            </m:sSubPr>
            <m:e>
              <m:r>
                <w:rPr>
                  <w:rFonts w:ascii="Cambria Math" w:hAnsi="Cambria Math"/>
                </w:rPr>
                <m:t>σ</m:t>
              </m:r>
            </m:e>
            <m:sub>
              <m:r>
                <w:rPr>
                  <w:rFonts w:ascii="Cambria Math" w:hAnsi="Cambria Math"/>
                </w:rPr>
                <m:t>a</m:t>
              </m:r>
            </m:sub>
          </m:sSub>
        </m:oMath>
      </m:oMathPara>
    </w:p>
    <w:p w14:paraId="5B9C9D02" w14:textId="77777777" w:rsidR="008010D0" w:rsidRDefault="008010D0" w:rsidP="008010D0">
      <w:pPr>
        <w:pStyle w:val="NormalIndent"/>
      </w:pPr>
    </w:p>
    <w:p w14:paraId="55561A87" w14:textId="77777777" w:rsidR="008010D0" w:rsidRDefault="008010D0" w:rsidP="008010D0">
      <w:pPr>
        <w:pStyle w:val="NormalIndent"/>
      </w:pPr>
      <w:r>
        <w:t>where</w:t>
      </w:r>
    </w:p>
    <w:p w14:paraId="63447FB0" w14:textId="77777777" w:rsidR="008010D0" w:rsidRDefault="008010D0" w:rsidP="008010D0">
      <w:pPr>
        <w:pStyle w:val="NormalIndent"/>
      </w:pPr>
      <w:r>
        <w:t>σ</w:t>
      </w:r>
      <w:r w:rsidRPr="00E91FF9">
        <w:rPr>
          <w:vertAlign w:val="subscript"/>
        </w:rPr>
        <w:t>a</w:t>
      </w:r>
      <w:r>
        <w:t xml:space="preserve"> = C</w:t>
      </w:r>
      <w:r w:rsidRPr="00E91FF9">
        <w:rPr>
          <w:vertAlign w:val="subscript"/>
        </w:rPr>
        <w:t>a</w:t>
      </w:r>
      <w:r>
        <w:t>σ</w:t>
      </w:r>
      <w:r w:rsidRPr="00E91FF9">
        <w:rPr>
          <w:vertAlign w:val="subscript"/>
        </w:rPr>
        <w:t>y</w:t>
      </w:r>
      <w:r>
        <w:t xml:space="preserve"> = basic allowable combined stress.</w:t>
      </w:r>
    </w:p>
    <w:p w14:paraId="55E36A30" w14:textId="77777777" w:rsidR="008010D0" w:rsidRDefault="008010D0" w:rsidP="008010D0">
      <w:pPr>
        <w:pStyle w:val="NormalIndent"/>
      </w:pPr>
      <w:r>
        <w:t>C</w:t>
      </w:r>
      <w:r w:rsidRPr="00E91FF9">
        <w:rPr>
          <w:vertAlign w:val="subscript"/>
        </w:rPr>
        <w:t>a</w:t>
      </w:r>
      <w:r>
        <w:t xml:space="preserve"> = allowable stress factor, Ca = 2/3</w:t>
      </w:r>
    </w:p>
    <w:p w14:paraId="001DB538" w14:textId="71439AB8" w:rsidR="008010D0" w:rsidRDefault="008010D0" w:rsidP="008010D0">
      <w:pPr>
        <w:pStyle w:val="NormalIndent"/>
      </w:pPr>
      <w:r>
        <w:t>σ</w:t>
      </w:r>
      <w:r w:rsidRPr="00E91FF9">
        <w:rPr>
          <w:vertAlign w:val="subscript"/>
        </w:rPr>
        <w:t>y</w:t>
      </w:r>
      <w:r>
        <w:t xml:space="preserve"> = material minimum yield strength, defined for</w:t>
      </w:r>
      <w:r w:rsidR="00E91FF9">
        <w:t xml:space="preserve"> </w:t>
      </w:r>
      <w:r>
        <w:t xml:space="preserve">steel or titanium as the tensile stress required </w:t>
      </w:r>
      <w:r w:rsidR="00E91FF9">
        <w:t xml:space="preserve">   </w:t>
      </w:r>
      <w:r>
        <w:t>to</w:t>
      </w:r>
      <w:r w:rsidR="00E91FF9">
        <w:t xml:space="preserve"> </w:t>
      </w:r>
      <w:r>
        <w:t>produce a total elongation of 0.5 percent of the</w:t>
      </w:r>
      <w:r w:rsidR="00E91FF9">
        <w:t xml:space="preserve"> </w:t>
      </w:r>
      <w:r>
        <w:t>test specimen gage length.</w:t>
      </w:r>
    </w:p>
    <w:p w14:paraId="22404153" w14:textId="49936DE5" w:rsidR="008010D0" w:rsidRDefault="008010D0" w:rsidP="008010D0">
      <w:pPr>
        <w:pStyle w:val="NormalIndent"/>
      </w:pPr>
      <w:r>
        <w:t>C</w:t>
      </w:r>
      <w:r w:rsidRPr="00E91FF9">
        <w:rPr>
          <w:vertAlign w:val="subscript"/>
        </w:rPr>
        <w:t xml:space="preserve">f </w:t>
      </w:r>
      <w:r>
        <w:t>= design case factor</w:t>
      </w:r>
      <w:r w:rsidR="00E91FF9">
        <w:t>.</w:t>
      </w:r>
    </w:p>
    <w:p w14:paraId="37EBB725" w14:textId="77777777" w:rsidR="00E91FF9" w:rsidRDefault="00E91FF9" w:rsidP="008010D0">
      <w:pPr>
        <w:pStyle w:val="NormalIndent"/>
      </w:pPr>
    </w:p>
    <w:p w14:paraId="68DDCED2" w14:textId="3CF4478B" w:rsidR="00E91FF9" w:rsidRDefault="00E91FF9" w:rsidP="00E91FF9">
      <w:pPr>
        <w:pStyle w:val="Heading2"/>
      </w:pPr>
      <w:bookmarkStart w:id="14" w:name="_Toc524525608"/>
      <w:r w:rsidRPr="00E91FF9">
        <w:t>Allowable Stress in Plain Pipe</w:t>
      </w:r>
      <w:bookmarkEnd w:id="14"/>
    </w:p>
    <w:p w14:paraId="7C3C8863" w14:textId="6E8CDD3A" w:rsidR="00E91FF9" w:rsidRDefault="00F8270F" w:rsidP="00F8270F">
      <w:pPr>
        <w:pStyle w:val="NormalIndent"/>
      </w:pPr>
      <w:r>
        <w:t>For plain round pipe, where transverse shear and torsion are negligible, the three principal stress components of primary membrane stress (average stress across pipe wall) are σ</w:t>
      </w:r>
      <w:r w:rsidRPr="00B84846">
        <w:rPr>
          <w:vertAlign w:val="subscript"/>
        </w:rPr>
        <w:t>pr</w:t>
      </w:r>
      <w:r>
        <w:t>, σ</w:t>
      </w:r>
      <w:r w:rsidRPr="00B84846">
        <w:rPr>
          <w:vertAlign w:val="subscript"/>
        </w:rPr>
        <w:t>pθ</w:t>
      </w:r>
      <w:r>
        <w:t>, and σ</w:t>
      </w:r>
      <w:r w:rsidRPr="00B84846">
        <w:rPr>
          <w:vertAlign w:val="subscript"/>
        </w:rPr>
        <w:t>pz</w:t>
      </w:r>
      <w:r>
        <w:t>, where r, θ, and z refer to radial, hoop, and axial stresses.</w:t>
      </w:r>
    </w:p>
    <w:p w14:paraId="3A46B545" w14:textId="77777777" w:rsidR="00B84846" w:rsidRPr="00E91FF9" w:rsidRDefault="00B84846" w:rsidP="00F8270F">
      <w:pPr>
        <w:pStyle w:val="NormalIndent"/>
      </w:pPr>
    </w:p>
    <w:p w14:paraId="253D432C" w14:textId="4D63281C" w:rsidR="00B84846" w:rsidRPr="004E78CC" w:rsidRDefault="008E18CA" w:rsidP="00B84846">
      <w:pPr>
        <w:pStyle w:val="NormalIndent"/>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pr</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r>
                        <w:rPr>
                          <w:rFonts w:ascii="Cambria Math" w:hAnsi="Cambria Math"/>
                        </w:rPr>
                        <m:t>-</m:t>
                      </m:r>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pr</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a</m:t>
                  </m:r>
                </m:sub>
              </m:sSub>
            </m:e>
          </m:rad>
        </m:oMath>
      </m:oMathPara>
    </w:p>
    <w:p w14:paraId="7006A70A" w14:textId="77777777" w:rsidR="004E78CC" w:rsidRDefault="004E78CC" w:rsidP="00B84846">
      <w:pPr>
        <w:pStyle w:val="NormalIndent"/>
      </w:pPr>
    </w:p>
    <w:p w14:paraId="4A4327EA" w14:textId="58B447D1" w:rsidR="004E78CC" w:rsidRDefault="00957B39" w:rsidP="00B84846">
      <w:pPr>
        <w:pStyle w:val="NormalIndent"/>
      </w:pPr>
      <w:r w:rsidRPr="00957B39">
        <w:t>Moreover, for a thick walled pipe,</w:t>
      </w:r>
    </w:p>
    <w:p w14:paraId="1734017B" w14:textId="77777777" w:rsidR="00957B39" w:rsidRDefault="00957B39" w:rsidP="00B84846">
      <w:pPr>
        <w:pStyle w:val="NormalIndent"/>
      </w:pPr>
    </w:p>
    <w:p w14:paraId="41299C62" w14:textId="12D1A571" w:rsidR="00957B39" w:rsidRPr="000016BC" w:rsidRDefault="008E18CA" w:rsidP="00B84846">
      <w:pPr>
        <w:pStyle w:val="NormalIndent"/>
      </w:pPr>
      <m:oMathPara>
        <m:oMath>
          <m:sSub>
            <m:sSubPr>
              <m:ctrlPr>
                <w:rPr>
                  <w:rFonts w:ascii="Cambria Math" w:hAnsi="Cambria Math"/>
                  <w:i/>
                </w:rPr>
              </m:ctrlPr>
            </m:sSubPr>
            <m:e>
              <m:r>
                <w:rPr>
                  <w:rFonts w:ascii="Cambria Math" w:hAnsi="Cambria Math"/>
                </w:rPr>
                <m:t>σ</m:t>
              </m:r>
            </m:e>
            <m:sub>
              <m:r>
                <w:rPr>
                  <w:rFonts w:ascii="Cambria Math" w:hAnsi="Cambria Math"/>
                </w:rPr>
                <m:t>pr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o</m:t>
                      </m:r>
                    </m:sub>
                  </m:sSub>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m:t>
                      </m:r>
                    </m:sub>
                  </m:sSub>
                </m:e>
              </m:d>
            </m:num>
            <m:den>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den>
          </m:f>
        </m:oMath>
      </m:oMathPara>
    </w:p>
    <w:p w14:paraId="36AFDC5E" w14:textId="77777777" w:rsidR="000016BC" w:rsidRPr="00826DDC" w:rsidRDefault="000016BC" w:rsidP="00B84846">
      <w:pPr>
        <w:pStyle w:val="NormalIndent"/>
      </w:pPr>
    </w:p>
    <w:p w14:paraId="1BBB6E4F" w14:textId="4C328A4F" w:rsidR="00230F39" w:rsidRPr="00AF1653" w:rsidRDefault="008E18CA" w:rsidP="00826DDC">
      <w:pPr>
        <w:pStyle w:val="NormalIndent"/>
      </w:pPr>
      <m:oMathPara>
        <m:oMath>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pθ</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o</m:t>
                  </m:r>
                </m:sub>
              </m:sSub>
            </m:num>
            <m:den>
              <m:r>
                <w:rPr>
                  <w:rFonts w:ascii="Cambria Math" w:hAnsi="Cambria Math"/>
                </w:rPr>
                <m:t>2t</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0F9729F5" w14:textId="77777777" w:rsidR="00AF1653" w:rsidRDefault="00AF1653" w:rsidP="00826DDC">
      <w:pPr>
        <w:pStyle w:val="NormalIndent"/>
      </w:pPr>
    </w:p>
    <w:p w14:paraId="35315EC4" w14:textId="375C8335" w:rsidR="00AF1653" w:rsidRPr="00AF1653" w:rsidRDefault="008E18CA" w:rsidP="00826DDC">
      <w:pPr>
        <w:pStyle w:val="NormalIndent"/>
      </w:pPr>
      <m:oMathPara>
        <m:oMath>
          <m:sSub>
            <m:sSubPr>
              <m:ctrlPr>
                <w:rPr>
                  <w:rFonts w:ascii="Cambria Math" w:hAnsi="Cambria Math"/>
                  <w:i/>
                </w:rPr>
              </m:ctrlPr>
            </m:sSubPr>
            <m:e>
              <m:r>
                <w:rPr>
                  <w:rFonts w:ascii="Cambria Math" w:hAnsi="Cambria Math"/>
                </w:rPr>
                <m:t>σ</m:t>
              </m:r>
            </m:e>
            <m:sub>
              <m:r>
                <m:rPr>
                  <m:sty m:val="p"/>
                </m:rPr>
                <w:rPr>
                  <w:rFonts w:ascii="Cambria Math" w:hAnsi="Cambria Math"/>
                  <w:vertAlign w:val="subscript"/>
                </w:rPr>
                <m:t>pz</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2I</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-t</m:t>
              </m:r>
            </m:e>
          </m:d>
        </m:oMath>
      </m:oMathPara>
    </w:p>
    <w:p w14:paraId="49F0DEFA" w14:textId="77777777" w:rsidR="00AF1653" w:rsidRDefault="00AF1653" w:rsidP="00826DDC">
      <w:pPr>
        <w:pStyle w:val="NormalIndent"/>
      </w:pPr>
    </w:p>
    <w:p w14:paraId="27887293" w14:textId="2B738C33" w:rsidR="00E80237" w:rsidRDefault="00E80237" w:rsidP="00E80237">
      <w:pPr>
        <w:pStyle w:val="NormalIndent"/>
      </w:pPr>
      <w:r>
        <w:t>Where</w:t>
      </w:r>
    </w:p>
    <w:p w14:paraId="61ADA2F8" w14:textId="77777777" w:rsidR="00E80237" w:rsidRDefault="00E80237" w:rsidP="00E80237">
      <w:pPr>
        <w:pStyle w:val="NormalIndent"/>
      </w:pPr>
    </w:p>
    <w:p w14:paraId="38A0312B" w14:textId="77777777" w:rsidR="00E80237" w:rsidRDefault="00E80237" w:rsidP="00E80237">
      <w:pPr>
        <w:pStyle w:val="NormalIndent"/>
      </w:pPr>
      <w:r>
        <w:t>Pi = internal pressure.</w:t>
      </w:r>
    </w:p>
    <w:p w14:paraId="748B1F33" w14:textId="77777777" w:rsidR="00E80237" w:rsidRDefault="00E80237" w:rsidP="00E80237">
      <w:pPr>
        <w:pStyle w:val="NormalIndent"/>
      </w:pPr>
      <w:r>
        <w:t>Po = external pressure.</w:t>
      </w:r>
    </w:p>
    <w:p w14:paraId="1838ECE7" w14:textId="77777777" w:rsidR="00E80237" w:rsidRDefault="00E80237" w:rsidP="00E80237">
      <w:pPr>
        <w:pStyle w:val="NormalIndent"/>
      </w:pPr>
      <w:r>
        <w:t>Do, Di = outside, inside diameters.</w:t>
      </w:r>
    </w:p>
    <w:p w14:paraId="5AE519AE" w14:textId="77777777" w:rsidR="00E80237" w:rsidRDefault="00E80237" w:rsidP="00E80237">
      <w:pPr>
        <w:pStyle w:val="NormalIndent"/>
      </w:pPr>
      <w:r>
        <w:t>t = pipe wall thickness.</w:t>
      </w:r>
    </w:p>
    <w:p w14:paraId="22171828" w14:textId="23CA1732" w:rsidR="00E80237" w:rsidRDefault="00E80237" w:rsidP="00E80237">
      <w:pPr>
        <w:pStyle w:val="NormalIndent"/>
      </w:pPr>
      <w:r>
        <w:t xml:space="preserve">A </w:t>
      </w:r>
      <w:r w:rsidR="00E6445E">
        <w:t xml:space="preserve">= </w:t>
      </w:r>
      <m:oMath>
        <m:f>
          <m:fPr>
            <m:ctrlPr>
              <w:rPr>
                <w:rFonts w:ascii="Cambria Math" w:hAnsi="Cambria Math"/>
                <w:i/>
              </w:rPr>
            </m:ctrlPr>
          </m:fPr>
          <m:num>
            <m:r>
              <w:rPr>
                <w:rFonts w:ascii="Cambria Math" w:hAnsi="Cambria Math"/>
              </w:rPr>
              <m:t>π</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m:t>
                    </m:r>
                  </m:sub>
                </m:sSub>
              </m:e>
              <m:sup>
                <m:r>
                  <w:rPr>
                    <w:rFonts w:ascii="Cambria Math" w:hAnsi="Cambria Math"/>
                  </w:rPr>
                  <m:t>2</m:t>
                </m:r>
              </m:sup>
            </m:sSup>
          </m:e>
        </m:d>
      </m:oMath>
    </w:p>
    <w:p w14:paraId="6B06783E" w14:textId="67C6F178" w:rsidR="00E80237" w:rsidRDefault="00E80237" w:rsidP="00E80237">
      <w:pPr>
        <w:pStyle w:val="NormalIndent"/>
      </w:pPr>
      <w:r>
        <w:t xml:space="preserve">T = true wall tension in pipe at section being </w:t>
      </w:r>
      <w:r w:rsidR="00E6445E">
        <w:t>analysed</w:t>
      </w:r>
      <w:r>
        <w:t>.</w:t>
      </w:r>
    </w:p>
    <w:p w14:paraId="723FC7D3" w14:textId="77777777" w:rsidR="00E80237" w:rsidRDefault="00E80237" w:rsidP="00E80237">
      <w:pPr>
        <w:pStyle w:val="NormalIndent"/>
      </w:pPr>
      <w:r>
        <w:t>M = global bending moment in pipe.</w:t>
      </w:r>
    </w:p>
    <w:p w14:paraId="13E1D9AC" w14:textId="0F5D10DB" w:rsidR="00E80237" w:rsidRDefault="00E6445E" w:rsidP="00E80237">
      <w:pPr>
        <w:pStyle w:val="NormalIndent"/>
      </w:pPr>
      <w:r>
        <w:t xml:space="preserve">I = moment of inertia = </w:t>
      </w:r>
      <m:oMath>
        <m:f>
          <m:fPr>
            <m:ctrlPr>
              <w:rPr>
                <w:rFonts w:ascii="Cambria Math" w:hAnsi="Cambria Math"/>
                <w:i/>
              </w:rPr>
            </m:ctrlPr>
          </m:fPr>
          <m:num>
            <m:r>
              <w:rPr>
                <w:rFonts w:ascii="Cambria Math" w:hAnsi="Cambria Math"/>
              </w:rPr>
              <m:t>π</m:t>
            </m:r>
          </m:num>
          <m:den>
            <m:r>
              <w:rPr>
                <w:rFonts w:ascii="Cambria Math" w:hAnsi="Cambria Math"/>
              </w:rPr>
              <m:t>64</m:t>
            </m:r>
          </m:den>
        </m:f>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m:t>
                    </m:r>
                  </m:sub>
                </m:sSub>
              </m:e>
              <m:sup>
                <m:r>
                  <w:rPr>
                    <w:rFonts w:ascii="Cambria Math" w:hAnsi="Cambria Math"/>
                  </w:rPr>
                  <m:t>4</m:t>
                </m:r>
              </m:sup>
            </m:sSup>
          </m:e>
        </m:d>
      </m:oMath>
    </w:p>
    <w:p w14:paraId="73226443" w14:textId="71062E23" w:rsidR="000C7DF6" w:rsidRDefault="00E80237" w:rsidP="00E80237">
      <w:pPr>
        <w:pStyle w:val="NormalIndent"/>
      </w:pPr>
      <w:r>
        <w:t>Note that the criteria for (σ</w:t>
      </w:r>
      <w:r w:rsidRPr="00E6445E">
        <w:rPr>
          <w:vertAlign w:val="subscript"/>
        </w:rPr>
        <w:t>p</w:t>
      </w:r>
      <w:r>
        <w:t xml:space="preserve"> + σ</w:t>
      </w:r>
      <w:r w:rsidRPr="00E6445E">
        <w:rPr>
          <w:vertAlign w:val="subscript"/>
        </w:rPr>
        <w:t>b</w:t>
      </w:r>
      <w:r>
        <w:t>)</w:t>
      </w:r>
      <w:r w:rsidRPr="00E6445E">
        <w:rPr>
          <w:vertAlign w:val="subscript"/>
        </w:rPr>
        <w:t>e</w:t>
      </w:r>
      <w:r>
        <w:t xml:space="preserve"> and (σ</w:t>
      </w:r>
      <w:r w:rsidRPr="00E6445E">
        <w:rPr>
          <w:vertAlign w:val="subscript"/>
        </w:rPr>
        <w:t>p</w:t>
      </w:r>
      <w:r>
        <w:t xml:space="preserve"> + σ</w:t>
      </w:r>
      <w:r w:rsidRPr="00E6445E">
        <w:rPr>
          <w:vertAlign w:val="subscript"/>
        </w:rPr>
        <w:t>b</w:t>
      </w:r>
      <w:r>
        <w:t xml:space="preserve"> + σ</w:t>
      </w:r>
      <w:r w:rsidRPr="00E6445E">
        <w:rPr>
          <w:vertAlign w:val="subscript"/>
        </w:rPr>
        <w:t>q</w:t>
      </w:r>
      <w:r>
        <w:t>)</w:t>
      </w:r>
      <w:r w:rsidRPr="00E6445E">
        <w:rPr>
          <w:vertAlign w:val="subscript"/>
        </w:rPr>
        <w:t>e</w:t>
      </w:r>
      <w:r>
        <w:t xml:space="preserve"> are</w:t>
      </w:r>
      <w:r w:rsidR="00E6445E">
        <w:t xml:space="preserve"> </w:t>
      </w:r>
      <w:r>
        <w:t>never controlling for this case.</w:t>
      </w:r>
    </w:p>
    <w:p w14:paraId="49005807" w14:textId="77777777" w:rsidR="002D79EC" w:rsidRDefault="002D79EC" w:rsidP="00E80237">
      <w:pPr>
        <w:pStyle w:val="NormalIndent"/>
      </w:pPr>
    </w:p>
    <w:p w14:paraId="2D3DD83D" w14:textId="0FD1D328" w:rsidR="002D79EC" w:rsidRDefault="002D79EC" w:rsidP="002D79EC">
      <w:pPr>
        <w:pStyle w:val="Heading2"/>
      </w:pPr>
      <w:bookmarkStart w:id="15" w:name="_Toc524525609"/>
      <w:r>
        <w:t>API RP 2RD.ini</w:t>
      </w:r>
      <w:bookmarkEnd w:id="15"/>
    </w:p>
    <w:tbl>
      <w:tblPr>
        <w:tblStyle w:val="TableGrid"/>
        <w:tblW w:w="0" w:type="auto"/>
        <w:tblInd w:w="794" w:type="dxa"/>
        <w:tblLook w:val="04A0" w:firstRow="1" w:lastRow="0" w:firstColumn="1" w:lastColumn="0" w:noHBand="0" w:noVBand="1"/>
      </w:tblPr>
      <w:tblGrid>
        <w:gridCol w:w="2355"/>
        <w:gridCol w:w="2267"/>
        <w:gridCol w:w="2271"/>
        <w:gridCol w:w="2267"/>
      </w:tblGrid>
      <w:tr w:rsidR="008F707D" w14:paraId="243ADE2B" w14:textId="77777777" w:rsidTr="00462111">
        <w:tc>
          <w:tcPr>
            <w:tcW w:w="2355" w:type="dxa"/>
          </w:tcPr>
          <w:p w14:paraId="468B28E3" w14:textId="3231511C" w:rsidR="008F707D" w:rsidRDefault="008F707D" w:rsidP="008F707D">
            <w:pPr>
              <w:pStyle w:val="NormalIndent"/>
              <w:ind w:left="0"/>
            </w:pPr>
            <w:r w:rsidRPr="007064A9">
              <w:rPr>
                <w:b/>
                <w:sz w:val="12"/>
                <w:szCs w:val="12"/>
              </w:rPr>
              <w:t>Python Code</w:t>
            </w:r>
          </w:p>
        </w:tc>
        <w:tc>
          <w:tcPr>
            <w:tcW w:w="2267" w:type="dxa"/>
          </w:tcPr>
          <w:p w14:paraId="63AC676D" w14:textId="290163F5" w:rsidR="008F707D" w:rsidRDefault="008F707D" w:rsidP="008F707D">
            <w:pPr>
              <w:pStyle w:val="NormalIndent"/>
              <w:ind w:left="0"/>
            </w:pPr>
            <w:r w:rsidRPr="007064A9">
              <w:rPr>
                <w:sz w:val="12"/>
                <w:szCs w:val="12"/>
              </w:rPr>
              <w:t xml:space="preserve">Code </w:t>
            </w:r>
          </w:p>
        </w:tc>
        <w:tc>
          <w:tcPr>
            <w:tcW w:w="2271" w:type="dxa"/>
          </w:tcPr>
          <w:p w14:paraId="6808AE11" w14:textId="35647E1A" w:rsidR="008F707D" w:rsidRDefault="008F707D" w:rsidP="008F707D">
            <w:pPr>
              <w:pStyle w:val="NormalIndent"/>
              <w:ind w:left="0"/>
            </w:pPr>
            <w:r w:rsidRPr="007064A9">
              <w:rPr>
                <w:sz w:val="12"/>
                <w:szCs w:val="12"/>
              </w:rPr>
              <w:t>Reference/ Notes</w:t>
            </w:r>
          </w:p>
        </w:tc>
        <w:tc>
          <w:tcPr>
            <w:tcW w:w="2267" w:type="dxa"/>
          </w:tcPr>
          <w:p w14:paraId="300AAA7A" w14:textId="6B468BF3" w:rsidR="008F707D" w:rsidRDefault="008F707D" w:rsidP="008F707D">
            <w:pPr>
              <w:pStyle w:val="NormalIndent"/>
              <w:ind w:left="0"/>
            </w:pPr>
            <w:r w:rsidRPr="007064A9">
              <w:rPr>
                <w:sz w:val="12"/>
                <w:szCs w:val="12"/>
              </w:rPr>
              <w:t>Units</w:t>
            </w:r>
          </w:p>
        </w:tc>
      </w:tr>
      <w:tr w:rsidR="0015759D" w14:paraId="786E9EF2" w14:textId="77777777" w:rsidTr="00462111">
        <w:tc>
          <w:tcPr>
            <w:tcW w:w="2355" w:type="dxa"/>
          </w:tcPr>
          <w:p w14:paraId="14B5FFFD" w14:textId="77777777" w:rsidR="0015759D" w:rsidRPr="0015759D" w:rsidRDefault="0015759D" w:rsidP="00B934FB">
            <w:pPr>
              <w:pStyle w:val="NormalIndent"/>
              <w:ind w:left="0"/>
              <w:rPr>
                <w:b/>
                <w:sz w:val="12"/>
                <w:szCs w:val="12"/>
              </w:rPr>
            </w:pPr>
            <w:r w:rsidRPr="0015759D">
              <w:rPr>
                <w:b/>
                <w:sz w:val="12"/>
                <w:szCs w:val="12"/>
              </w:rPr>
              <w:t>[codeParameterInput]</w:t>
            </w:r>
          </w:p>
          <w:p w14:paraId="252A4017" w14:textId="77777777" w:rsidR="0015759D" w:rsidRPr="0015759D" w:rsidRDefault="0015759D" w:rsidP="00B934FB">
            <w:pPr>
              <w:pStyle w:val="NormalIndent"/>
              <w:ind w:left="0"/>
              <w:rPr>
                <w:b/>
                <w:sz w:val="12"/>
                <w:szCs w:val="12"/>
              </w:rPr>
            </w:pPr>
            <w:r w:rsidRPr="0015759D">
              <w:rPr>
                <w:b/>
                <w:sz w:val="12"/>
                <w:szCs w:val="12"/>
              </w:rPr>
              <w:t>AllowableStressFac=0.666</w:t>
            </w:r>
          </w:p>
          <w:p w14:paraId="60786E19" w14:textId="60E96827" w:rsidR="0015759D" w:rsidRPr="007064A9" w:rsidRDefault="0015759D" w:rsidP="0015759D">
            <w:pPr>
              <w:pStyle w:val="NormalIndent"/>
              <w:ind w:left="0"/>
              <w:rPr>
                <w:b/>
                <w:sz w:val="12"/>
                <w:szCs w:val="12"/>
              </w:rPr>
            </w:pPr>
            <w:r w:rsidRPr="0015759D">
              <w:rPr>
                <w:b/>
                <w:sz w:val="12"/>
                <w:szCs w:val="12"/>
              </w:rPr>
              <w:t>DesignCaseFac=1</w:t>
            </w:r>
          </w:p>
        </w:tc>
        <w:tc>
          <w:tcPr>
            <w:tcW w:w="2267" w:type="dxa"/>
          </w:tcPr>
          <w:p w14:paraId="07249811" w14:textId="77777777" w:rsidR="0015759D" w:rsidRPr="007064A9" w:rsidRDefault="0015759D" w:rsidP="008F707D">
            <w:pPr>
              <w:pStyle w:val="NormalIndent"/>
              <w:ind w:left="0"/>
              <w:rPr>
                <w:sz w:val="12"/>
                <w:szCs w:val="12"/>
              </w:rPr>
            </w:pPr>
          </w:p>
        </w:tc>
        <w:tc>
          <w:tcPr>
            <w:tcW w:w="2271" w:type="dxa"/>
          </w:tcPr>
          <w:p w14:paraId="21EA75A1" w14:textId="77777777" w:rsidR="0015759D" w:rsidRPr="007064A9" w:rsidRDefault="0015759D" w:rsidP="008F707D">
            <w:pPr>
              <w:pStyle w:val="NormalIndent"/>
              <w:ind w:left="0"/>
              <w:rPr>
                <w:sz w:val="12"/>
                <w:szCs w:val="12"/>
              </w:rPr>
            </w:pPr>
          </w:p>
        </w:tc>
        <w:tc>
          <w:tcPr>
            <w:tcW w:w="2267" w:type="dxa"/>
          </w:tcPr>
          <w:p w14:paraId="3AAF76D5" w14:textId="77777777" w:rsidR="0015759D" w:rsidRPr="007064A9" w:rsidRDefault="0015759D" w:rsidP="008F707D">
            <w:pPr>
              <w:pStyle w:val="NormalIndent"/>
              <w:ind w:left="0"/>
              <w:rPr>
                <w:sz w:val="12"/>
                <w:szCs w:val="12"/>
              </w:rPr>
            </w:pPr>
          </w:p>
        </w:tc>
      </w:tr>
      <w:tr w:rsidR="0015759D" w14:paraId="0C8CF885" w14:textId="77777777" w:rsidTr="00462111">
        <w:tc>
          <w:tcPr>
            <w:tcW w:w="2355" w:type="dxa"/>
          </w:tcPr>
          <w:p w14:paraId="64668FD9" w14:textId="77777777" w:rsidR="0015759D" w:rsidRPr="0015759D" w:rsidRDefault="0015759D" w:rsidP="00B934FB">
            <w:pPr>
              <w:pStyle w:val="NormalIndent"/>
              <w:ind w:left="0"/>
              <w:rPr>
                <w:b/>
                <w:sz w:val="12"/>
                <w:szCs w:val="12"/>
              </w:rPr>
            </w:pPr>
            <w:r w:rsidRPr="0015759D">
              <w:rPr>
                <w:b/>
                <w:sz w:val="12"/>
                <w:szCs w:val="12"/>
              </w:rPr>
              <w:t>[pipeInput]</w:t>
            </w:r>
          </w:p>
          <w:p w14:paraId="4DA957F7" w14:textId="77777777" w:rsidR="0015759D" w:rsidRPr="0015759D" w:rsidRDefault="0015759D" w:rsidP="00B934FB">
            <w:pPr>
              <w:pStyle w:val="NormalIndent"/>
              <w:ind w:left="0"/>
              <w:rPr>
                <w:b/>
                <w:sz w:val="12"/>
                <w:szCs w:val="12"/>
              </w:rPr>
            </w:pPr>
            <w:r w:rsidRPr="0015759D">
              <w:rPr>
                <w:b/>
                <w:sz w:val="12"/>
                <w:szCs w:val="12"/>
              </w:rPr>
              <w:t>NominalOD=0.24765</w:t>
            </w:r>
          </w:p>
          <w:p w14:paraId="74A07A4A" w14:textId="77777777" w:rsidR="0015759D" w:rsidRPr="0015759D" w:rsidRDefault="0015759D" w:rsidP="00B934FB">
            <w:pPr>
              <w:pStyle w:val="NormalIndent"/>
              <w:ind w:left="0"/>
              <w:rPr>
                <w:b/>
                <w:sz w:val="12"/>
                <w:szCs w:val="12"/>
              </w:rPr>
            </w:pPr>
            <w:r w:rsidRPr="0015759D">
              <w:rPr>
                <w:b/>
                <w:sz w:val="12"/>
                <w:szCs w:val="12"/>
              </w:rPr>
              <w:t>NominalWT=0.034925</w:t>
            </w:r>
          </w:p>
          <w:p w14:paraId="4B8067BC" w14:textId="77777777" w:rsidR="0015759D" w:rsidRPr="0015759D" w:rsidRDefault="0015759D" w:rsidP="00B934FB">
            <w:pPr>
              <w:pStyle w:val="NormalIndent"/>
              <w:ind w:left="0"/>
              <w:rPr>
                <w:b/>
                <w:sz w:val="12"/>
                <w:szCs w:val="12"/>
              </w:rPr>
            </w:pPr>
            <w:r w:rsidRPr="0015759D">
              <w:rPr>
                <w:b/>
                <w:sz w:val="12"/>
                <w:szCs w:val="12"/>
              </w:rPr>
              <w:t>MinimumWT=0.03492</w:t>
            </w:r>
          </w:p>
          <w:p w14:paraId="3FB4DC8E" w14:textId="18188512" w:rsidR="0015759D" w:rsidRPr="007064A9" w:rsidRDefault="0015759D" w:rsidP="0015759D">
            <w:pPr>
              <w:pStyle w:val="NormalIndent"/>
              <w:ind w:left="0"/>
              <w:rPr>
                <w:b/>
                <w:sz w:val="12"/>
                <w:szCs w:val="12"/>
              </w:rPr>
            </w:pPr>
            <w:r w:rsidRPr="0015759D">
              <w:rPr>
                <w:b/>
                <w:sz w:val="12"/>
                <w:szCs w:val="12"/>
              </w:rPr>
              <w:t>NominalID=0.1778</w:t>
            </w:r>
          </w:p>
        </w:tc>
        <w:tc>
          <w:tcPr>
            <w:tcW w:w="2267" w:type="dxa"/>
          </w:tcPr>
          <w:p w14:paraId="187E0243" w14:textId="77777777" w:rsidR="0015759D" w:rsidRPr="007064A9" w:rsidRDefault="0015759D" w:rsidP="008F707D">
            <w:pPr>
              <w:pStyle w:val="NormalIndent"/>
              <w:ind w:left="0"/>
              <w:rPr>
                <w:sz w:val="12"/>
                <w:szCs w:val="12"/>
              </w:rPr>
            </w:pPr>
          </w:p>
        </w:tc>
        <w:tc>
          <w:tcPr>
            <w:tcW w:w="2271" w:type="dxa"/>
          </w:tcPr>
          <w:p w14:paraId="3529938A" w14:textId="77777777" w:rsidR="0015759D" w:rsidRPr="007064A9" w:rsidRDefault="0015759D" w:rsidP="008F707D">
            <w:pPr>
              <w:pStyle w:val="NormalIndent"/>
              <w:ind w:left="0"/>
              <w:rPr>
                <w:sz w:val="12"/>
                <w:szCs w:val="12"/>
              </w:rPr>
            </w:pPr>
          </w:p>
        </w:tc>
        <w:tc>
          <w:tcPr>
            <w:tcW w:w="2267" w:type="dxa"/>
          </w:tcPr>
          <w:p w14:paraId="170DEEC0" w14:textId="77777777" w:rsidR="0015759D" w:rsidRPr="007064A9" w:rsidRDefault="0015759D" w:rsidP="008F707D">
            <w:pPr>
              <w:pStyle w:val="NormalIndent"/>
              <w:ind w:left="0"/>
              <w:rPr>
                <w:sz w:val="12"/>
                <w:szCs w:val="12"/>
              </w:rPr>
            </w:pPr>
          </w:p>
        </w:tc>
      </w:tr>
      <w:tr w:rsidR="0015759D" w14:paraId="00B23D8B" w14:textId="77777777" w:rsidTr="00462111">
        <w:tc>
          <w:tcPr>
            <w:tcW w:w="2355" w:type="dxa"/>
          </w:tcPr>
          <w:p w14:paraId="3765574C" w14:textId="77777777" w:rsidR="0015759D" w:rsidRPr="0015759D" w:rsidRDefault="0015759D" w:rsidP="00B934FB">
            <w:pPr>
              <w:pStyle w:val="NormalIndent"/>
              <w:ind w:left="0"/>
              <w:rPr>
                <w:b/>
                <w:sz w:val="12"/>
                <w:szCs w:val="12"/>
              </w:rPr>
            </w:pPr>
            <w:r w:rsidRPr="0015759D">
              <w:rPr>
                <w:b/>
                <w:sz w:val="12"/>
                <w:szCs w:val="12"/>
              </w:rPr>
              <w:t>[loadingData]</w:t>
            </w:r>
          </w:p>
          <w:p w14:paraId="45D2C1D2" w14:textId="77777777" w:rsidR="0015759D" w:rsidRPr="0015759D" w:rsidRDefault="0015759D" w:rsidP="00B934FB">
            <w:pPr>
              <w:pStyle w:val="NormalIndent"/>
              <w:ind w:left="0"/>
              <w:rPr>
                <w:b/>
                <w:sz w:val="12"/>
                <w:szCs w:val="12"/>
              </w:rPr>
            </w:pPr>
            <w:r w:rsidRPr="0015759D">
              <w:rPr>
                <w:b/>
                <w:sz w:val="12"/>
                <w:szCs w:val="12"/>
              </w:rPr>
              <w:t>ExternalPressure=0</w:t>
            </w:r>
          </w:p>
          <w:p w14:paraId="41626C81" w14:textId="77777777" w:rsidR="0015759D" w:rsidRPr="0015759D" w:rsidRDefault="0015759D" w:rsidP="00B934FB">
            <w:pPr>
              <w:pStyle w:val="NormalIndent"/>
              <w:ind w:left="0"/>
              <w:rPr>
                <w:b/>
                <w:sz w:val="12"/>
                <w:szCs w:val="12"/>
              </w:rPr>
            </w:pPr>
            <w:r w:rsidRPr="0015759D">
              <w:rPr>
                <w:b/>
                <w:sz w:val="12"/>
                <w:szCs w:val="12"/>
              </w:rPr>
              <w:t>InternalPressure=0</w:t>
            </w:r>
          </w:p>
          <w:p w14:paraId="77E97B2F" w14:textId="77777777" w:rsidR="0015759D" w:rsidRPr="0015759D" w:rsidRDefault="0015759D" w:rsidP="00B934FB">
            <w:pPr>
              <w:pStyle w:val="NormalIndent"/>
              <w:ind w:left="0"/>
              <w:rPr>
                <w:b/>
                <w:sz w:val="12"/>
                <w:szCs w:val="12"/>
              </w:rPr>
            </w:pPr>
            <w:r w:rsidRPr="0015759D">
              <w:rPr>
                <w:b/>
                <w:sz w:val="12"/>
                <w:szCs w:val="12"/>
              </w:rPr>
              <w:t>TensionEffective=0</w:t>
            </w:r>
          </w:p>
          <w:p w14:paraId="70847F1E" w14:textId="5327B09C" w:rsidR="0015759D" w:rsidRPr="007064A9" w:rsidRDefault="0015759D" w:rsidP="0015759D">
            <w:pPr>
              <w:pStyle w:val="NormalIndent"/>
              <w:ind w:left="0"/>
              <w:rPr>
                <w:b/>
                <w:sz w:val="12"/>
                <w:szCs w:val="12"/>
              </w:rPr>
            </w:pPr>
            <w:r w:rsidRPr="0015759D">
              <w:rPr>
                <w:b/>
                <w:sz w:val="12"/>
                <w:szCs w:val="12"/>
              </w:rPr>
              <w:t>Moment=-460000</w:t>
            </w:r>
          </w:p>
        </w:tc>
        <w:tc>
          <w:tcPr>
            <w:tcW w:w="2267" w:type="dxa"/>
          </w:tcPr>
          <w:p w14:paraId="260D9EE1" w14:textId="77777777" w:rsidR="0015759D" w:rsidRPr="007064A9" w:rsidRDefault="0015759D" w:rsidP="008F707D">
            <w:pPr>
              <w:pStyle w:val="NormalIndent"/>
              <w:ind w:left="0"/>
              <w:rPr>
                <w:sz w:val="12"/>
                <w:szCs w:val="12"/>
              </w:rPr>
            </w:pPr>
          </w:p>
        </w:tc>
        <w:tc>
          <w:tcPr>
            <w:tcW w:w="2271" w:type="dxa"/>
          </w:tcPr>
          <w:p w14:paraId="7394F6AD" w14:textId="77777777" w:rsidR="0015759D" w:rsidRPr="007064A9" w:rsidRDefault="0015759D" w:rsidP="008F707D">
            <w:pPr>
              <w:pStyle w:val="NormalIndent"/>
              <w:ind w:left="0"/>
              <w:rPr>
                <w:sz w:val="12"/>
                <w:szCs w:val="12"/>
              </w:rPr>
            </w:pPr>
          </w:p>
        </w:tc>
        <w:tc>
          <w:tcPr>
            <w:tcW w:w="2267" w:type="dxa"/>
          </w:tcPr>
          <w:p w14:paraId="34C83BFE" w14:textId="77777777" w:rsidR="0015759D" w:rsidRPr="007064A9" w:rsidRDefault="0015759D" w:rsidP="008F707D">
            <w:pPr>
              <w:pStyle w:val="NormalIndent"/>
              <w:ind w:left="0"/>
              <w:rPr>
                <w:sz w:val="12"/>
                <w:szCs w:val="12"/>
              </w:rPr>
            </w:pPr>
          </w:p>
        </w:tc>
      </w:tr>
      <w:tr w:rsidR="0015759D" w14:paraId="3548CE19" w14:textId="77777777" w:rsidTr="00462111">
        <w:tc>
          <w:tcPr>
            <w:tcW w:w="2355" w:type="dxa"/>
          </w:tcPr>
          <w:p w14:paraId="7E064001" w14:textId="77777777" w:rsidR="0015759D" w:rsidRPr="0015759D" w:rsidRDefault="0015759D" w:rsidP="00B934FB">
            <w:pPr>
              <w:pStyle w:val="NormalIndent"/>
              <w:ind w:left="0"/>
              <w:rPr>
                <w:b/>
                <w:sz w:val="12"/>
                <w:szCs w:val="12"/>
              </w:rPr>
            </w:pPr>
            <w:r w:rsidRPr="0015759D">
              <w:rPr>
                <w:b/>
                <w:sz w:val="12"/>
                <w:szCs w:val="12"/>
              </w:rPr>
              <w:t>[Material Properties]</w:t>
            </w:r>
          </w:p>
          <w:p w14:paraId="4C3E1A2C" w14:textId="50D25CE6" w:rsidR="0015759D" w:rsidRPr="007064A9" w:rsidRDefault="0015759D" w:rsidP="0015759D">
            <w:pPr>
              <w:pStyle w:val="NormalIndent"/>
              <w:ind w:left="0"/>
              <w:rPr>
                <w:b/>
                <w:sz w:val="12"/>
                <w:szCs w:val="12"/>
              </w:rPr>
            </w:pPr>
            <w:r w:rsidRPr="0015759D">
              <w:rPr>
                <w:b/>
                <w:sz w:val="12"/>
                <w:szCs w:val="12"/>
              </w:rPr>
              <w:t>YieldStrength = 80</w:t>
            </w:r>
          </w:p>
        </w:tc>
        <w:tc>
          <w:tcPr>
            <w:tcW w:w="2267" w:type="dxa"/>
          </w:tcPr>
          <w:p w14:paraId="057EE686" w14:textId="77777777" w:rsidR="0015759D" w:rsidRPr="007064A9" w:rsidRDefault="0015759D" w:rsidP="008F707D">
            <w:pPr>
              <w:pStyle w:val="NormalIndent"/>
              <w:ind w:left="0"/>
              <w:rPr>
                <w:sz w:val="12"/>
                <w:szCs w:val="12"/>
              </w:rPr>
            </w:pPr>
          </w:p>
        </w:tc>
        <w:tc>
          <w:tcPr>
            <w:tcW w:w="2271" w:type="dxa"/>
          </w:tcPr>
          <w:p w14:paraId="705E62AA" w14:textId="77777777" w:rsidR="0015759D" w:rsidRPr="007064A9" w:rsidRDefault="0015759D" w:rsidP="008F707D">
            <w:pPr>
              <w:pStyle w:val="NormalIndent"/>
              <w:ind w:left="0"/>
              <w:rPr>
                <w:sz w:val="12"/>
                <w:szCs w:val="12"/>
              </w:rPr>
            </w:pPr>
          </w:p>
        </w:tc>
        <w:tc>
          <w:tcPr>
            <w:tcW w:w="2267" w:type="dxa"/>
          </w:tcPr>
          <w:p w14:paraId="6FFC189A" w14:textId="77777777" w:rsidR="0015759D" w:rsidRPr="007064A9" w:rsidRDefault="0015759D" w:rsidP="008F707D">
            <w:pPr>
              <w:pStyle w:val="NormalIndent"/>
              <w:ind w:left="0"/>
              <w:rPr>
                <w:sz w:val="12"/>
                <w:szCs w:val="12"/>
              </w:rPr>
            </w:pPr>
          </w:p>
        </w:tc>
      </w:tr>
    </w:tbl>
    <w:p w14:paraId="06CD5F68" w14:textId="77777777" w:rsidR="002D79EC" w:rsidRDefault="002D79EC" w:rsidP="002D79EC">
      <w:pPr>
        <w:pStyle w:val="NormalIndent"/>
      </w:pPr>
    </w:p>
    <w:p w14:paraId="506BBA76" w14:textId="77777777" w:rsidR="00FC11A6" w:rsidRDefault="00FC11A6" w:rsidP="002D79EC">
      <w:pPr>
        <w:pStyle w:val="NormalIndent"/>
      </w:pPr>
    </w:p>
    <w:p w14:paraId="4FDD2C3D" w14:textId="77777777" w:rsidR="00FC11A6" w:rsidRPr="002D79EC" w:rsidRDefault="00FC11A6" w:rsidP="002D79EC">
      <w:pPr>
        <w:pStyle w:val="NormalIndent"/>
      </w:pPr>
    </w:p>
    <w:p w14:paraId="627372E3" w14:textId="77777777" w:rsidR="002D79EC" w:rsidRPr="002D79EC" w:rsidRDefault="002D79EC" w:rsidP="002D79EC">
      <w:pPr>
        <w:pStyle w:val="NormalIndent"/>
      </w:pPr>
    </w:p>
    <w:p w14:paraId="1524EDCE" w14:textId="77777777" w:rsidR="00E6445E" w:rsidRDefault="00E6445E" w:rsidP="00E80237">
      <w:pPr>
        <w:pStyle w:val="NormalIndent"/>
      </w:pPr>
    </w:p>
    <w:p w14:paraId="6988F575" w14:textId="00A35DB2" w:rsidR="0020500B" w:rsidRDefault="002F1709" w:rsidP="0008026A">
      <w:pPr>
        <w:pStyle w:val="Heading1"/>
      </w:pPr>
      <w:bookmarkStart w:id="16" w:name="_Toc524525610"/>
      <w:r>
        <w:t>API 6A</w:t>
      </w:r>
      <w:bookmarkEnd w:id="16"/>
    </w:p>
    <w:p w14:paraId="6F556D4C" w14:textId="5602B1F7" w:rsidR="00C357C5" w:rsidRDefault="00B841F2" w:rsidP="00C357C5">
      <w:pPr>
        <w:pStyle w:val="NormalIndent"/>
      </w:pPr>
      <w:r>
        <w:t>Calculation for pressure vessels subjected to stress from interna</w:t>
      </w:r>
      <w:r w:rsidR="00432F2C">
        <w:t>l pressure, axial loads and an external bending moment.</w:t>
      </w:r>
    </w:p>
    <w:p w14:paraId="71975772" w14:textId="77777777" w:rsidR="00432F2C" w:rsidRDefault="00432F2C" w:rsidP="00C357C5">
      <w:pPr>
        <w:pStyle w:val="NormalIndent"/>
      </w:pPr>
    </w:p>
    <w:tbl>
      <w:tblPr>
        <w:tblStyle w:val="TableGrid"/>
        <w:tblW w:w="0" w:type="auto"/>
        <w:tblInd w:w="794" w:type="dxa"/>
        <w:tblLook w:val="04A0" w:firstRow="1" w:lastRow="0" w:firstColumn="1" w:lastColumn="0" w:noHBand="0" w:noVBand="1"/>
      </w:tblPr>
      <w:tblGrid>
        <w:gridCol w:w="4590"/>
        <w:gridCol w:w="4570"/>
      </w:tblGrid>
      <w:tr w:rsidR="00650BE7" w14:paraId="6BF2AF2C" w14:textId="77777777" w:rsidTr="00632D50">
        <w:tc>
          <w:tcPr>
            <w:tcW w:w="4590" w:type="dxa"/>
          </w:tcPr>
          <w:p w14:paraId="68A0BEF4" w14:textId="1F0B2AED" w:rsidR="00650BE7" w:rsidRDefault="00650BE7" w:rsidP="00C357C5">
            <w:pPr>
              <w:pStyle w:val="NormalIndent"/>
              <w:ind w:left="0"/>
            </w:pPr>
            <w:r>
              <w:t>Material</w:t>
            </w:r>
          </w:p>
        </w:tc>
        <w:tc>
          <w:tcPr>
            <w:tcW w:w="4570" w:type="dxa"/>
          </w:tcPr>
          <w:p w14:paraId="79CA963E" w14:textId="5858E1E6" w:rsidR="00650BE7" w:rsidRDefault="00650BE7" w:rsidP="00C357C5">
            <w:pPr>
              <w:pStyle w:val="NormalIndent"/>
              <w:ind w:left="0"/>
            </w:pPr>
            <w:r>
              <w:t>API</w:t>
            </w:r>
          </w:p>
        </w:tc>
      </w:tr>
      <w:tr w:rsidR="00650BE7" w14:paraId="162DCCB1" w14:textId="77777777" w:rsidTr="00632D50">
        <w:tc>
          <w:tcPr>
            <w:tcW w:w="4590" w:type="dxa"/>
          </w:tcPr>
          <w:p w14:paraId="0FE8E4D2" w14:textId="3840485A" w:rsidR="00650BE7" w:rsidRDefault="00650BE7" w:rsidP="00650BE7">
            <w:pPr>
              <w:pStyle w:val="NormalIndent"/>
              <w:ind w:left="0"/>
            </w:pPr>
            <w:r>
              <w:t>S</w:t>
            </w:r>
            <w:r w:rsidRPr="00650BE7">
              <w:rPr>
                <w:vertAlign w:val="subscript"/>
              </w:rPr>
              <w:t>y</w:t>
            </w:r>
            <w:r>
              <w:t xml:space="preserve"> </w:t>
            </w:r>
          </w:p>
        </w:tc>
        <w:tc>
          <w:tcPr>
            <w:tcW w:w="4570" w:type="dxa"/>
          </w:tcPr>
          <w:p w14:paraId="749F1677" w14:textId="6603BB96" w:rsidR="00650BE7" w:rsidRDefault="00650BE7" w:rsidP="00C357C5">
            <w:pPr>
              <w:pStyle w:val="NormalIndent"/>
              <w:ind w:left="0"/>
            </w:pPr>
            <w:r>
              <w:t>80000 psi</w:t>
            </w:r>
          </w:p>
        </w:tc>
      </w:tr>
      <w:tr w:rsidR="00650BE7" w14:paraId="2B84AF46" w14:textId="77777777" w:rsidTr="00632D50">
        <w:tc>
          <w:tcPr>
            <w:tcW w:w="4590" w:type="dxa"/>
          </w:tcPr>
          <w:p w14:paraId="20EF37EE" w14:textId="7C10F1D8" w:rsidR="00650BE7" w:rsidRDefault="00650BE7" w:rsidP="00C357C5">
            <w:pPr>
              <w:pStyle w:val="NormalIndent"/>
              <w:ind w:left="0"/>
            </w:pPr>
            <w:r>
              <w:t>S</w:t>
            </w:r>
            <w:r w:rsidRPr="00632D50">
              <w:rPr>
                <w:vertAlign w:val="subscript"/>
              </w:rPr>
              <w:t>yt</w:t>
            </w:r>
          </w:p>
        </w:tc>
        <w:tc>
          <w:tcPr>
            <w:tcW w:w="4570" w:type="dxa"/>
          </w:tcPr>
          <w:p w14:paraId="14416321" w14:textId="13129219" w:rsidR="00650BE7" w:rsidRDefault="00632D50" w:rsidP="00C357C5">
            <w:pPr>
              <w:pStyle w:val="NormalIndent"/>
              <w:ind w:left="0"/>
            </w:pPr>
            <w:r>
              <w:t>80000 psi</w:t>
            </w:r>
          </w:p>
        </w:tc>
      </w:tr>
      <w:tr w:rsidR="00650BE7" w14:paraId="28FB3901" w14:textId="77777777" w:rsidTr="00632D50">
        <w:tc>
          <w:tcPr>
            <w:tcW w:w="4590" w:type="dxa"/>
          </w:tcPr>
          <w:p w14:paraId="21C1D62F" w14:textId="311AD7D1" w:rsidR="00650BE7" w:rsidRDefault="00650BE7" w:rsidP="00C357C5">
            <w:pPr>
              <w:pStyle w:val="NormalIndent"/>
              <w:ind w:left="0"/>
            </w:pPr>
            <w:r>
              <w:t>S</w:t>
            </w:r>
            <w:r w:rsidRPr="00632D50">
              <w:rPr>
                <w:vertAlign w:val="subscript"/>
              </w:rPr>
              <w:t>ut</w:t>
            </w:r>
          </w:p>
        </w:tc>
        <w:tc>
          <w:tcPr>
            <w:tcW w:w="4570" w:type="dxa"/>
          </w:tcPr>
          <w:p w14:paraId="24429282" w14:textId="50EA30CB" w:rsidR="00650BE7" w:rsidRDefault="00632D50" w:rsidP="00C357C5">
            <w:pPr>
              <w:pStyle w:val="NormalIndent"/>
              <w:ind w:left="0"/>
            </w:pPr>
            <w:r>
              <w:t>95000 psi</w:t>
            </w:r>
          </w:p>
        </w:tc>
      </w:tr>
    </w:tbl>
    <w:p w14:paraId="5FCD093E" w14:textId="09FD2A61" w:rsidR="00DA3F11" w:rsidRDefault="00632D50" w:rsidP="00632D50">
      <w:pPr>
        <w:pStyle w:val="Caption"/>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Material Data</w:t>
      </w:r>
    </w:p>
    <w:p w14:paraId="7D539161" w14:textId="77777777" w:rsidR="00632D50" w:rsidRDefault="00632D50" w:rsidP="00632D50">
      <w:pPr>
        <w:pStyle w:val="NormalIndent"/>
      </w:pPr>
    </w:p>
    <w:p w14:paraId="043D9260" w14:textId="7176E1A0" w:rsidR="00D25C7D" w:rsidRDefault="00D25C7D" w:rsidP="00632D50">
      <w:pPr>
        <w:pStyle w:val="NormalIndent"/>
      </w:pPr>
      <w:r>
        <w:t xml:space="preserve">Design Stress </w:t>
      </w:r>
      <w:r w:rsidR="009C506E">
        <w:t>intensity at Operating Condition</w:t>
      </w:r>
    </w:p>
    <w:p w14:paraId="3008BFBD" w14:textId="7D713A95" w:rsidR="003F52AE" w:rsidRPr="00624A22" w:rsidRDefault="003F52AE" w:rsidP="00632D50">
      <w:pPr>
        <w:pStyle w:val="NormalIndent"/>
      </w:pPr>
      <m:oMathPara>
        <m:oMath>
          <m:r>
            <w:rPr>
              <w:rFonts w:ascii="Cambria Math" w:hAnsi="Cambria Math"/>
            </w:rPr>
            <m:t>Sm=min</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Sy,</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 Sut</m:t>
              </m:r>
            </m:e>
          </m:d>
          <m:r>
            <w:rPr>
              <w:rFonts w:ascii="Cambria Math" w:hAnsi="Cambria Math"/>
            </w:rPr>
            <m:t xml:space="preserve"> </m:t>
          </m:r>
          <m:r>
            <m:rPr>
              <m:sty m:val="p"/>
            </m:rPr>
            <w:rPr>
              <w:rFonts w:ascii="Cambria Math" w:hAnsi="Cambria Math"/>
            </w:rPr>
            <m:t xml:space="preserve">If Material = “NS” = 53333 psi               </m:t>
          </m:r>
          <m:r>
            <w:rPr>
              <w:rFonts w:ascii="Cambria Math" w:hAnsi="Cambria Math"/>
            </w:rPr>
            <m:t xml:space="preserve"> </m:t>
          </m:r>
        </m:oMath>
      </m:oMathPara>
    </w:p>
    <w:p w14:paraId="1879230C" w14:textId="18195777" w:rsidR="003F52AE" w:rsidRDefault="00BA3118" w:rsidP="00632D50">
      <w:pPr>
        <w:pStyle w:val="NormalIndent"/>
      </w:pPr>
      <w:r>
        <w:tab/>
      </w:r>
      <w:r>
        <w:tab/>
        <w:t xml:space="preserve">       </w:t>
      </w:r>
      <w:r w:rsidR="00CD7582">
        <w:t>2</w:t>
      </w:r>
      <w:r w:rsidR="003F52AE">
        <w:t>/3.Sy otherwise</w:t>
      </w:r>
    </w:p>
    <w:p w14:paraId="0CBA6C31" w14:textId="02101E47" w:rsidR="004E576E" w:rsidRDefault="00BA3118" w:rsidP="00BA3118">
      <w:pPr>
        <w:pStyle w:val="NormalIndent"/>
        <w:tabs>
          <w:tab w:val="left" w:pos="2737"/>
        </w:tabs>
      </w:pPr>
      <w:r>
        <w:tab/>
      </w:r>
    </w:p>
    <w:p w14:paraId="66D54A1F" w14:textId="3E1507D5" w:rsidR="004E576E" w:rsidRDefault="004E576E" w:rsidP="00632D50">
      <w:pPr>
        <w:pStyle w:val="NormalIndent"/>
      </w:pPr>
      <w:r>
        <w:t>Maximum Stress Intensity at Hydrotest Condition</w:t>
      </w:r>
    </w:p>
    <w:p w14:paraId="17495B5C" w14:textId="77777777" w:rsidR="007E2C21" w:rsidRDefault="007E2C21" w:rsidP="00632D50">
      <w:pPr>
        <w:pStyle w:val="NormalIndent"/>
      </w:pPr>
    </w:p>
    <w:p w14:paraId="74428AC5" w14:textId="132B600A" w:rsidR="007E2C21" w:rsidRPr="007E2C21" w:rsidRDefault="007E2C21" w:rsidP="00632D50">
      <w:pPr>
        <w:pStyle w:val="NormalIndent"/>
      </w:pPr>
      <m:oMathPara>
        <m:oMath>
          <m:r>
            <w:rPr>
              <w:rFonts w:ascii="Cambria Math" w:hAnsi="Cambria Math"/>
            </w:rPr>
            <m:t>Sl=min</m:t>
          </m:r>
          <m:d>
            <m:dPr>
              <m:ctrlPr>
                <w:rPr>
                  <w:rFonts w:ascii="Cambria Math" w:hAnsi="Cambria Math"/>
                  <w:i/>
                </w:rPr>
              </m:ctrlPr>
            </m:dPr>
            <m:e>
              <m:f>
                <m:fPr>
                  <m:ctrlPr>
                    <w:rPr>
                      <w:rFonts w:ascii="Cambria Math" w:hAnsi="Cambria Math"/>
                      <w:i/>
                    </w:rPr>
                  </m:ctrlPr>
                </m:fPr>
                <m:num>
                  <m:r>
                    <w:rPr>
                      <w:rFonts w:ascii="Cambria Math" w:hAnsi="Cambria Math"/>
                    </w:rPr>
                    <m:t>5</m:t>
                  </m:r>
                </m:num>
                <m:den>
                  <m:r>
                    <w:rPr>
                      <w:rFonts w:ascii="Cambria Math" w:hAnsi="Cambria Math"/>
                    </w:rPr>
                    <m:t>6</m:t>
                  </m:r>
                </m:den>
              </m:f>
              <m:r>
                <w:rPr>
                  <w:rFonts w:ascii="Cambria Math" w:hAnsi="Cambria Math"/>
                </w:rPr>
                <m:t xml:space="preserve"> . Syt,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 xml:space="preserve"> . Sut</m:t>
              </m:r>
            </m:e>
          </m:d>
          <m:r>
            <w:rPr>
              <w:rFonts w:ascii="Cambria Math" w:hAnsi="Cambria Math"/>
            </w:rPr>
            <m:t xml:space="preserve"> </m:t>
          </m:r>
          <m:r>
            <m:rPr>
              <m:sty m:val="p"/>
            </m:rPr>
            <w:rPr>
              <w:rFonts w:ascii="Cambria Math" w:hAnsi="Cambria Math"/>
            </w:rPr>
            <m:t xml:space="preserve">If Material =“NS"= 66666.7 psi           </m:t>
          </m:r>
        </m:oMath>
      </m:oMathPara>
    </w:p>
    <w:p w14:paraId="426227FD" w14:textId="3D9B38CA" w:rsidR="007E2C21" w:rsidRDefault="00BA3118" w:rsidP="007E2C21">
      <w:pPr>
        <w:pStyle w:val="NormalIndent"/>
      </w:pPr>
      <w:r>
        <w:t xml:space="preserve"> </w:t>
      </w:r>
      <w:r w:rsidR="007C6B0D">
        <w:t xml:space="preserve">                            </w:t>
      </w:r>
      <w:r w:rsidR="004E576E">
        <w:t>5</w:t>
      </w:r>
      <w:r w:rsidR="007E2C21">
        <w:t>/</w:t>
      </w:r>
      <w:r w:rsidR="004E576E">
        <w:t>6</w:t>
      </w:r>
      <w:r w:rsidR="007E2C21">
        <w:t>.Sy</w:t>
      </w:r>
      <w:r w:rsidR="004E576E">
        <w:t>t</w:t>
      </w:r>
      <w:r w:rsidR="007E2C21">
        <w:t xml:space="preserve"> otherwise</w:t>
      </w:r>
    </w:p>
    <w:p w14:paraId="7EADD62F" w14:textId="77777777" w:rsidR="008B680E" w:rsidRDefault="008B680E" w:rsidP="007E2C21">
      <w:pPr>
        <w:pStyle w:val="NormalIndent"/>
      </w:pPr>
    </w:p>
    <w:p w14:paraId="6DFED842" w14:textId="768236B8" w:rsidR="008B680E" w:rsidRDefault="008B680E" w:rsidP="007E2C21">
      <w:pPr>
        <w:pStyle w:val="NormalIndent"/>
      </w:pPr>
      <w:r>
        <w:t>Maximum Combined Primary and Secondary Stress Intensity</w:t>
      </w:r>
    </w:p>
    <w:p w14:paraId="6A567941" w14:textId="77777777" w:rsidR="008B680E" w:rsidRDefault="008B680E" w:rsidP="007E2C21">
      <w:pPr>
        <w:pStyle w:val="NormalIndent"/>
      </w:pPr>
    </w:p>
    <w:p w14:paraId="416A4DBA" w14:textId="42B0DF9C" w:rsidR="000A715F" w:rsidRPr="00BA3118" w:rsidRDefault="008B680E" w:rsidP="007C6B0D">
      <w:pPr>
        <w:pStyle w:val="NormalIndent"/>
        <w:ind w:left="0"/>
      </w:pPr>
      <m:oMathPara>
        <m:oMath>
          <m:r>
            <w:rPr>
              <w:rFonts w:ascii="Cambria Math" w:hAnsi="Cambria Math"/>
            </w:rPr>
            <m:t xml:space="preserve">Ss=min(2 . Sy,1 . Sut)  </m:t>
          </m:r>
          <m:r>
            <m:rPr>
              <m:sty m:val="p"/>
            </m:rPr>
            <w:rPr>
              <w:rFonts w:ascii="Cambria Math" w:hAnsi="Cambria Math"/>
            </w:rPr>
            <m:t xml:space="preserve">If Material = “NS” = 160000psi </m:t>
          </m:r>
        </m:oMath>
      </m:oMathPara>
    </w:p>
    <w:p w14:paraId="282A2462" w14:textId="024BBCF4" w:rsidR="00BA3118" w:rsidRPr="00BA3118" w:rsidRDefault="00BA3118" w:rsidP="007E2C21">
      <w:pPr>
        <w:pStyle w:val="NormalIndent"/>
      </w:pPr>
      <w:r>
        <w:tab/>
      </w:r>
      <w:r>
        <w:tab/>
      </w:r>
      <w:r w:rsidR="007C6B0D">
        <w:t xml:space="preserve">     </w:t>
      </w:r>
      <w:r>
        <w:t xml:space="preserve"> 2.Sy otherwise</w:t>
      </w:r>
    </w:p>
    <w:p w14:paraId="667EC6BE" w14:textId="77777777" w:rsidR="00C357C5" w:rsidRPr="00C357C5" w:rsidRDefault="00C357C5" w:rsidP="00C357C5">
      <w:pPr>
        <w:pStyle w:val="NormalIndent"/>
      </w:pPr>
    </w:p>
    <w:p w14:paraId="5F70ACD5" w14:textId="77777777" w:rsidR="002F1709" w:rsidRDefault="002F1709" w:rsidP="00DD7208">
      <w:pPr>
        <w:pStyle w:val="NormalIndent"/>
      </w:pPr>
    </w:p>
    <w:p w14:paraId="164E21E0" w14:textId="2AC05A40" w:rsidR="002F1709" w:rsidRDefault="002F1709" w:rsidP="0008026A">
      <w:pPr>
        <w:pStyle w:val="Heading1"/>
      </w:pPr>
      <w:bookmarkStart w:id="17" w:name="_Toc524525611"/>
      <w:r>
        <w:t>ASME B31.8</w:t>
      </w:r>
      <w:bookmarkEnd w:id="17"/>
    </w:p>
    <w:p w14:paraId="3A8C86A5" w14:textId="04BD3642" w:rsidR="008D5175" w:rsidRDefault="008D5175" w:rsidP="008D5175">
      <w:pPr>
        <w:pStyle w:val="Heading3"/>
      </w:pPr>
      <w:bookmarkStart w:id="18" w:name="_Toc524525612"/>
      <w:r w:rsidRPr="008D5175">
        <w:t>Steel Pipe Design Formula</w:t>
      </w:r>
      <w:bookmarkEnd w:id="18"/>
    </w:p>
    <w:p w14:paraId="4CE8B780" w14:textId="2589AE47" w:rsidR="008D5175" w:rsidRDefault="008D5175" w:rsidP="008D5175">
      <w:pPr>
        <w:pStyle w:val="NormalIndent"/>
      </w:pPr>
      <w:r>
        <w:t>The design pressure for steel gas piping systems or the nominal wall thickness for a given design pressure shall be determined by the following formula (for limitations).</w:t>
      </w:r>
    </w:p>
    <w:p w14:paraId="7109F1AF" w14:textId="77777777" w:rsidR="008D5175" w:rsidRDefault="008D5175" w:rsidP="008D5175">
      <w:pPr>
        <w:pStyle w:val="NormalIndent"/>
      </w:pPr>
    </w:p>
    <w:p w14:paraId="2DEF9C41" w14:textId="3B79FB65" w:rsidR="008D5175" w:rsidRPr="008D5175" w:rsidRDefault="008D5175" w:rsidP="008D5175">
      <w:pPr>
        <w:pStyle w:val="NormalIndent"/>
      </w:pPr>
      <m:oMathPara>
        <m:oMath>
          <m:r>
            <w:rPr>
              <w:rFonts w:ascii="Cambria Math" w:hAnsi="Cambria Math"/>
            </w:rPr>
            <m:t>P=</m:t>
          </m:r>
          <m:f>
            <m:fPr>
              <m:ctrlPr>
                <w:rPr>
                  <w:rFonts w:ascii="Cambria Math" w:hAnsi="Cambria Math"/>
                  <w:i/>
                </w:rPr>
              </m:ctrlPr>
            </m:fPr>
            <m:num>
              <m:r>
                <w:rPr>
                  <w:rFonts w:ascii="Cambria Math" w:hAnsi="Cambria Math"/>
                </w:rPr>
                <m:t>2St</m:t>
              </m:r>
            </m:num>
            <m:den>
              <m:r>
                <w:rPr>
                  <w:rFonts w:ascii="Cambria Math" w:hAnsi="Cambria Math"/>
                </w:rPr>
                <m:t>D</m:t>
              </m:r>
            </m:den>
          </m:f>
          <m:r>
            <w:rPr>
              <w:rFonts w:ascii="Cambria Math" w:hAnsi="Cambria Math"/>
            </w:rPr>
            <m:t xml:space="preserve"> FET</m:t>
          </m:r>
        </m:oMath>
      </m:oMathPara>
    </w:p>
    <w:p w14:paraId="5F3F40E5" w14:textId="6FA7ED89" w:rsidR="008D5175" w:rsidRDefault="008A3BBA" w:rsidP="008D5175">
      <w:pPr>
        <w:pStyle w:val="NormalIndent"/>
      </w:pPr>
      <w:r>
        <w:t>W</w:t>
      </w:r>
      <w:r w:rsidR="008D5175">
        <w:t>here</w:t>
      </w:r>
    </w:p>
    <w:p w14:paraId="0E2D6A27" w14:textId="77777777" w:rsidR="008A3BBA" w:rsidRDefault="008A3BBA" w:rsidP="008D5175">
      <w:pPr>
        <w:pStyle w:val="NormalIndent"/>
      </w:pPr>
    </w:p>
    <w:p w14:paraId="1A9A12B5" w14:textId="77777777" w:rsidR="008A3BBA" w:rsidRDefault="008D5175" w:rsidP="008A3BBA">
      <w:pPr>
        <w:pStyle w:val="NormalIndent"/>
      </w:pPr>
      <w:r>
        <w:t>D</w:t>
      </w:r>
      <w:r w:rsidR="008A3BBA">
        <w:tab/>
        <w:t>nominal outside diameter of pipe, in.</w:t>
      </w:r>
    </w:p>
    <w:p w14:paraId="3B474C5B" w14:textId="46536822" w:rsidR="008D5175" w:rsidRDefault="008D5175" w:rsidP="008D5175">
      <w:pPr>
        <w:pStyle w:val="NormalIndent"/>
      </w:pPr>
      <w:r>
        <w:t>E</w:t>
      </w:r>
      <w:r w:rsidR="008A3BBA">
        <w:tab/>
      </w:r>
      <w:r w:rsidR="008A3BBA" w:rsidRPr="008A3BBA">
        <w:t>longitu</w:t>
      </w:r>
      <w:r w:rsidR="008A3BBA">
        <w:t xml:space="preserve">dinal joint factor obtained </w:t>
      </w:r>
    </w:p>
    <w:p w14:paraId="39491D78" w14:textId="0943971D" w:rsidR="008D5175" w:rsidRDefault="008D5175" w:rsidP="008D5175">
      <w:pPr>
        <w:pStyle w:val="NormalIndent"/>
      </w:pPr>
      <w:r>
        <w:t>F</w:t>
      </w:r>
      <w:r w:rsidR="008A3BBA">
        <w:tab/>
      </w:r>
      <w:r w:rsidR="008A3BBA" w:rsidRPr="008A3BBA">
        <w:t>design factor obtained</w:t>
      </w:r>
    </w:p>
    <w:p w14:paraId="44FC5956" w14:textId="79427C14" w:rsidR="008D5175" w:rsidRDefault="008A3BBA" w:rsidP="008D5175">
      <w:pPr>
        <w:pStyle w:val="NormalIndent"/>
      </w:pPr>
      <w:r>
        <w:t>P</w:t>
      </w:r>
      <w:r>
        <w:tab/>
      </w:r>
      <w:r w:rsidR="00B3379A" w:rsidRPr="00B3379A">
        <w:t>design pressure</w:t>
      </w:r>
    </w:p>
    <w:p w14:paraId="1FFC22CB" w14:textId="6F9993EF" w:rsidR="008D5175" w:rsidRDefault="008D5175" w:rsidP="00B3379A">
      <w:pPr>
        <w:pStyle w:val="NormalIndent"/>
        <w:ind w:left="1439" w:hanging="645"/>
      </w:pPr>
      <w:r>
        <w:t>S</w:t>
      </w:r>
      <w:r w:rsidR="00B3379A">
        <w:tab/>
        <w:t>specified minimum yield strength, psi, stipulated in the specifications under which the pipe was purchased from the manufacturer or determined in accordance</w:t>
      </w:r>
    </w:p>
    <w:p w14:paraId="26CF8477" w14:textId="3AE39F01" w:rsidR="008D5175" w:rsidRDefault="008D5175" w:rsidP="008D5175">
      <w:pPr>
        <w:pStyle w:val="NormalIndent"/>
      </w:pPr>
      <w:r>
        <w:t>T</w:t>
      </w:r>
      <w:r w:rsidR="00B3379A">
        <w:tab/>
      </w:r>
      <w:r w:rsidR="00B3379A" w:rsidRPr="00B3379A">
        <w:t>temperature derating factor obtained</w:t>
      </w:r>
    </w:p>
    <w:p w14:paraId="4E76484C" w14:textId="05571D9D" w:rsidR="002F1709" w:rsidRDefault="00B3379A" w:rsidP="00DD7208">
      <w:pPr>
        <w:pStyle w:val="NormalIndent"/>
      </w:pPr>
      <w:r>
        <w:t>t</w:t>
      </w:r>
      <w:r>
        <w:tab/>
        <w:t>nominal wall thickness, in.</w:t>
      </w:r>
    </w:p>
    <w:p w14:paraId="29BCCDA9" w14:textId="77777777" w:rsidR="00782CC4" w:rsidRDefault="00782CC4" w:rsidP="00DD7208">
      <w:pPr>
        <w:pStyle w:val="NormalIndent"/>
      </w:pPr>
    </w:p>
    <w:p w14:paraId="4B2A9586" w14:textId="316F4688" w:rsidR="00782CC4" w:rsidRDefault="00782CC4" w:rsidP="00DD7208">
      <w:pPr>
        <w:pStyle w:val="NormalIndent"/>
      </w:pPr>
      <w:r w:rsidRPr="00782CC4">
        <w:rPr>
          <w:b/>
        </w:rPr>
        <w:t>Plastic Pipe and Tubing Design Formula</w:t>
      </w:r>
      <w:r w:rsidRPr="00782CC4">
        <w:t>.</w:t>
      </w:r>
    </w:p>
    <w:p w14:paraId="14F190AC" w14:textId="77777777" w:rsidR="00782CC4" w:rsidRDefault="00782CC4" w:rsidP="00DD7208">
      <w:pPr>
        <w:pStyle w:val="NormalIndent"/>
      </w:pPr>
    </w:p>
    <w:p w14:paraId="1247D1FB" w14:textId="23AD0DF7" w:rsidR="00782CC4" w:rsidRDefault="00782CC4" w:rsidP="00782CC4">
      <w:pPr>
        <w:pStyle w:val="NormalIndent"/>
      </w:pPr>
      <w:r>
        <w:t>The design pressure for plastic gas piping systems or the nominal wall thickness for a given design pressure</w:t>
      </w:r>
    </w:p>
    <w:p w14:paraId="5A5B3E29" w14:textId="76999141" w:rsidR="00782CC4" w:rsidRPr="000538CE" w:rsidRDefault="00782CC4" w:rsidP="00782CC4">
      <w:pPr>
        <w:pStyle w:val="NormalIndent"/>
      </w:pPr>
      <m:oMathPara>
        <m:oMath>
          <m:r>
            <w:rPr>
              <w:rFonts w:ascii="Cambria Math" w:hAnsi="Cambria Math"/>
            </w:rPr>
            <w:lastRenderedPageBreak/>
            <m:t>p=2S</m:t>
          </m:r>
          <m:f>
            <m:fPr>
              <m:ctrlPr>
                <w:rPr>
                  <w:rFonts w:ascii="Cambria Math" w:hAnsi="Cambria Math"/>
                  <w:i/>
                </w:rPr>
              </m:ctrlPr>
            </m:fPr>
            <m:num>
              <m:r>
                <w:rPr>
                  <w:rFonts w:ascii="Cambria Math" w:hAnsi="Cambria Math"/>
                </w:rPr>
                <m:t>t</m:t>
              </m:r>
            </m:num>
            <m:den>
              <m:r>
                <w:rPr>
                  <w:rFonts w:ascii="Cambria Math" w:hAnsi="Cambria Math"/>
                </w:rPr>
                <m:t>(D-t)</m:t>
              </m:r>
            </m:den>
          </m:f>
          <m:r>
            <w:rPr>
              <w:rFonts w:ascii="Cambria Math" w:hAnsi="Cambria Math"/>
            </w:rPr>
            <m:t>*0.32</m:t>
          </m:r>
        </m:oMath>
      </m:oMathPara>
    </w:p>
    <w:p w14:paraId="7C666EB5" w14:textId="37AD2DFD" w:rsidR="000538CE" w:rsidRDefault="000538CE" w:rsidP="00782CC4">
      <w:pPr>
        <w:pStyle w:val="NormalIndent"/>
      </w:pPr>
      <w:r>
        <w:t>D = Specified Outside Diameter,in</w:t>
      </w:r>
    </w:p>
    <w:p w14:paraId="4C5A1A3B" w14:textId="6977ACDA" w:rsidR="000538CE" w:rsidRDefault="000538CE" w:rsidP="00782CC4">
      <w:pPr>
        <w:pStyle w:val="NormalIndent"/>
      </w:pPr>
      <w:r>
        <w:t>P = Design pressure, psig</w:t>
      </w:r>
    </w:p>
    <w:p w14:paraId="35611BE3" w14:textId="0641C86A" w:rsidR="000538CE" w:rsidRDefault="000538CE" w:rsidP="00937756">
      <w:pPr>
        <w:pStyle w:val="NormalIndent"/>
      </w:pPr>
      <w:r>
        <w:t>S = for thermoplastic pipe and tubing, long</w:t>
      </w:r>
      <w:r w:rsidR="00937756">
        <w:t>-term hydrostatic strength determined in accordance with the listed specification at a temperature equal to 73°F, lOO°F, 120°F, or 140oP; for reinforced thermosetting plastic pipe, use 11,000 psi</w:t>
      </w:r>
    </w:p>
    <w:p w14:paraId="24B22F3A" w14:textId="608BF76D" w:rsidR="00937756" w:rsidRDefault="00937756" w:rsidP="00937756">
      <w:pPr>
        <w:pStyle w:val="NormalIndent"/>
      </w:pPr>
      <w:r>
        <w:t>t = specified wall thickness,in.</w:t>
      </w:r>
    </w:p>
    <w:p w14:paraId="305301BF" w14:textId="77777777" w:rsidR="002F1709" w:rsidRDefault="002F1709" w:rsidP="00DD7208">
      <w:pPr>
        <w:pStyle w:val="NormalIndent"/>
      </w:pPr>
    </w:p>
    <w:p w14:paraId="6CCB5AF3" w14:textId="00BE9284" w:rsidR="00A90030" w:rsidRDefault="00A90030" w:rsidP="00DD7208">
      <w:pPr>
        <w:pStyle w:val="NormalIndent"/>
      </w:pPr>
      <w:r>
        <w:rPr>
          <w:noProof/>
          <w:lang w:val="en-IN" w:eastAsia="en-IN"/>
        </w:rPr>
        <w:drawing>
          <wp:inline distT="0" distB="0" distL="0" distR="0" wp14:anchorId="2F869B00" wp14:editId="2DD34A47">
            <wp:extent cx="6327140" cy="4196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27140" cy="4196715"/>
                    </a:xfrm>
                    <a:prstGeom prst="rect">
                      <a:avLst/>
                    </a:prstGeom>
                  </pic:spPr>
                </pic:pic>
              </a:graphicData>
            </a:graphic>
          </wp:inline>
        </w:drawing>
      </w:r>
    </w:p>
    <w:p w14:paraId="14593E34" w14:textId="10B73908" w:rsidR="00A90030" w:rsidRDefault="00A90030" w:rsidP="00A90030">
      <w:pPr>
        <w:pStyle w:val="Caption"/>
      </w:pPr>
      <w:r>
        <w:t xml:space="preserve">Figure </w:t>
      </w:r>
      <w:r w:rsidR="00706821">
        <w:fldChar w:fldCharType="begin"/>
      </w:r>
      <w:r w:rsidR="00706821">
        <w:instrText xml:space="preserve"> STYLEREF 1 \s </w:instrText>
      </w:r>
      <w:r w:rsidR="00706821">
        <w:fldChar w:fldCharType="separate"/>
      </w:r>
      <w:r w:rsidR="00706821">
        <w:rPr>
          <w:noProof/>
        </w:rPr>
        <w:t>7</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rsidRPr="00A90030">
        <w:t xml:space="preserve"> Standard Thickness Selection Table for Ductile Iron Pipe</w:t>
      </w:r>
    </w:p>
    <w:p w14:paraId="66F2562F" w14:textId="2729A6C4" w:rsidR="00A90030" w:rsidRDefault="00A90030" w:rsidP="00A90030">
      <w:pPr>
        <w:pStyle w:val="NormalIndent"/>
      </w:pPr>
      <w:r>
        <w:rPr>
          <w:noProof/>
          <w:lang w:val="en-IN" w:eastAsia="en-IN"/>
        </w:rPr>
        <w:lastRenderedPageBreak/>
        <w:drawing>
          <wp:inline distT="0" distB="0" distL="0" distR="0" wp14:anchorId="073C82B9" wp14:editId="4EC816DC">
            <wp:extent cx="6327140" cy="3796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27140" cy="3796030"/>
                    </a:xfrm>
                    <a:prstGeom prst="rect">
                      <a:avLst/>
                    </a:prstGeom>
                  </pic:spPr>
                </pic:pic>
              </a:graphicData>
            </a:graphic>
          </wp:inline>
        </w:drawing>
      </w:r>
    </w:p>
    <w:p w14:paraId="5B72AE1E" w14:textId="75B6A786" w:rsidR="00A90030" w:rsidRDefault="00A90030" w:rsidP="00A90030">
      <w:pPr>
        <w:pStyle w:val="Caption"/>
      </w:pPr>
      <w:r>
        <w:t xml:space="preserve">Figure </w:t>
      </w:r>
      <w:r w:rsidR="00706821">
        <w:fldChar w:fldCharType="begin"/>
      </w:r>
      <w:r w:rsidR="00706821">
        <w:instrText xml:space="preserve"> STYLEREF 1 \s </w:instrText>
      </w:r>
      <w:r w:rsidR="00706821">
        <w:fldChar w:fldCharType="separate"/>
      </w:r>
      <w:r w:rsidR="00706821">
        <w:rPr>
          <w:noProof/>
        </w:rPr>
        <w:t>7</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2</w:t>
      </w:r>
      <w:r w:rsidR="00706821">
        <w:fldChar w:fldCharType="end"/>
      </w:r>
      <w:r>
        <w:t xml:space="preserve"> Test Requirements for Pipelines and Mains to Operate at Hoop Stresses of</w:t>
      </w:r>
    </w:p>
    <w:p w14:paraId="6D21E650" w14:textId="598EA37E" w:rsidR="00A90030" w:rsidRDefault="00A90030" w:rsidP="00A90030">
      <w:pPr>
        <w:pStyle w:val="Caption"/>
      </w:pPr>
      <w:r>
        <w:t>30% or More of the Specified Minimum Yield Strength of the Pipe</w:t>
      </w:r>
    </w:p>
    <w:p w14:paraId="334DEB36" w14:textId="77777777" w:rsidR="00A90030" w:rsidRPr="00A90030" w:rsidRDefault="00A90030" w:rsidP="00A90030">
      <w:pPr>
        <w:pStyle w:val="NormalIndent"/>
      </w:pPr>
    </w:p>
    <w:p w14:paraId="533D38B3" w14:textId="77777777" w:rsidR="006D1D80" w:rsidRDefault="006D1D80" w:rsidP="0008026A">
      <w:pPr>
        <w:pStyle w:val="Heading1"/>
      </w:pPr>
      <w:bookmarkStart w:id="19" w:name="_Toc524525613"/>
      <w:r w:rsidRPr="006D1D80">
        <w:t>API 1111</w:t>
      </w:r>
      <w:bookmarkEnd w:id="19"/>
    </w:p>
    <w:p w14:paraId="5DEF9E1E" w14:textId="6CB73AC3" w:rsidR="00C87DC3" w:rsidRDefault="00C87DC3" w:rsidP="00C87DC3">
      <w:pPr>
        <w:pStyle w:val="NormalIndent"/>
      </w:pPr>
      <w:r>
        <w:t>Pipe selection for most offshore pipelines is determined by considering installation and operation loads in addition to the stresses resulting from internal pressure. Design should begin with material selection and pipe sizing for flow considerations and be modified later as a result of design cycles that include the following:</w:t>
      </w:r>
    </w:p>
    <w:p w14:paraId="4C91DFB5" w14:textId="23C0AB3C" w:rsidR="00C87DC3" w:rsidRDefault="00C87DC3" w:rsidP="00C87DC3">
      <w:pPr>
        <w:pStyle w:val="NormalIndent"/>
      </w:pPr>
      <w:r>
        <w:t>a) Burst due to net internal pressure;</w:t>
      </w:r>
    </w:p>
    <w:p w14:paraId="133FF16F" w14:textId="10287A94" w:rsidR="00C87DC3" w:rsidRDefault="00C87DC3" w:rsidP="00C87DC3">
      <w:pPr>
        <w:pStyle w:val="NormalIndent"/>
      </w:pPr>
      <w:r>
        <w:t>b) Combined bending and tension during installation and operation;</w:t>
      </w:r>
    </w:p>
    <w:p w14:paraId="171DD82A" w14:textId="3D51F411" w:rsidR="00C87DC3" w:rsidRDefault="00C87DC3" w:rsidP="00C87DC3">
      <w:pPr>
        <w:pStyle w:val="NormalIndent"/>
      </w:pPr>
      <w:r>
        <w:t>c) Collapse due to external pressure, with the pipe either empty or filled;</w:t>
      </w:r>
    </w:p>
    <w:p w14:paraId="6EFA7682" w14:textId="38F94A7F" w:rsidR="00C87DC3" w:rsidRDefault="00C87DC3" w:rsidP="00C87DC3">
      <w:pPr>
        <w:pStyle w:val="NormalIndent"/>
      </w:pPr>
      <w:r>
        <w:t>d) Buckling and collapse due to combined bending and external pressure;</w:t>
      </w:r>
    </w:p>
    <w:p w14:paraId="19A13C5C" w14:textId="297F48A9" w:rsidR="00C87DC3" w:rsidRDefault="00C87DC3" w:rsidP="00C87DC3">
      <w:pPr>
        <w:pStyle w:val="NormalIndent"/>
      </w:pPr>
      <w:r>
        <w:t>e) Pipeline stability against horizontal or vertical displacement during construction and operation;</w:t>
      </w:r>
    </w:p>
    <w:p w14:paraId="599554E3" w14:textId="6350D1A8" w:rsidR="00C87DC3" w:rsidRDefault="00C87DC3" w:rsidP="00C87DC3">
      <w:pPr>
        <w:pStyle w:val="NormalIndent"/>
      </w:pPr>
      <w:r>
        <w:t>f) Effects of thermal expansion and contraction;</w:t>
      </w:r>
    </w:p>
    <w:p w14:paraId="50E65C89" w14:textId="77777777" w:rsidR="00C87DC3" w:rsidRDefault="00C87DC3" w:rsidP="00C87DC3">
      <w:pPr>
        <w:pStyle w:val="NormalIndent"/>
      </w:pPr>
      <w:r>
        <w:t>g) in-place and in-service pipeline repair capabilities;</w:t>
      </w:r>
    </w:p>
    <w:p w14:paraId="299E67CC" w14:textId="77777777" w:rsidR="0065700C" w:rsidRDefault="0065700C" w:rsidP="00C87DC3">
      <w:pPr>
        <w:pStyle w:val="NormalIndent"/>
      </w:pPr>
    </w:p>
    <w:p w14:paraId="4E0EBCC7" w14:textId="3A195151" w:rsidR="0065700C" w:rsidRDefault="0065700C" w:rsidP="0065700C">
      <w:pPr>
        <w:pStyle w:val="Heading3"/>
      </w:pPr>
      <w:bookmarkStart w:id="20" w:name="_Toc524525614"/>
      <w:r w:rsidRPr="0065700C">
        <w:t>Specified Minimum Burst Pressure</w:t>
      </w:r>
      <w:bookmarkEnd w:id="20"/>
    </w:p>
    <w:p w14:paraId="481B21AE" w14:textId="225E7B00" w:rsidR="0065700C" w:rsidRPr="0065700C" w:rsidRDefault="0065700C" w:rsidP="0065700C">
      <w:pPr>
        <w:pStyle w:val="NormalIndent"/>
      </w:pPr>
      <w:r w:rsidRPr="0065700C">
        <w:t>The specified minimum burst pressure may be written in the form:</w:t>
      </w:r>
    </w:p>
    <w:p w14:paraId="584E1F7F" w14:textId="769215DB" w:rsidR="0065700C" w:rsidRPr="00162A2F" w:rsidRDefault="0065700C" w:rsidP="0065700C">
      <w:pPr>
        <w:pStyle w:val="NormalIndent"/>
      </w:pPr>
      <m:oMathPara>
        <m:oMath>
          <m:r>
            <w:rPr>
              <w:rFonts w:ascii="Cambria Math" w:hAnsi="Cambria Math"/>
            </w:rPr>
            <w:lastRenderedPageBreak/>
            <m:t>Pb = k(S +U)ln(D /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5D5D69EB" w14:textId="77777777" w:rsidR="00162A2F" w:rsidRDefault="00162A2F" w:rsidP="0065700C">
      <w:pPr>
        <w:pStyle w:val="NormalIndent"/>
      </w:pPr>
    </w:p>
    <w:p w14:paraId="63B543D8" w14:textId="69D47F8E" w:rsidR="00162A2F" w:rsidRDefault="00162A2F" w:rsidP="0065700C">
      <w:pPr>
        <w:pStyle w:val="NormalIndent"/>
      </w:pPr>
      <w:r>
        <w:t>Where:</w:t>
      </w:r>
    </w:p>
    <w:p w14:paraId="03F3C45D" w14:textId="77777777" w:rsidR="00162A2F" w:rsidRDefault="00162A2F" w:rsidP="0065700C">
      <w:pPr>
        <w:pStyle w:val="NormalIndent"/>
      </w:pPr>
    </w:p>
    <w:p w14:paraId="4E7B435F" w14:textId="76DF3B91" w:rsidR="00162A2F" w:rsidRPr="00804BB6" w:rsidRDefault="00162A2F" w:rsidP="0065700C">
      <w:pPr>
        <w:pStyle w:val="NormalIndent"/>
      </w:pPr>
      <w:r>
        <w:rPr>
          <w:noProof/>
          <w:lang w:val="en-IN" w:eastAsia="en-IN"/>
        </w:rPr>
        <w:drawing>
          <wp:inline distT="0" distB="0" distL="0" distR="0" wp14:anchorId="6C2095B3" wp14:editId="7F97F736">
            <wp:extent cx="415290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52900" cy="704850"/>
                    </a:xfrm>
                    <a:prstGeom prst="rect">
                      <a:avLst/>
                    </a:prstGeom>
                  </pic:spPr>
                </pic:pic>
              </a:graphicData>
            </a:graphic>
          </wp:inline>
        </w:drawing>
      </w:r>
    </w:p>
    <w:p w14:paraId="16E7DE76" w14:textId="77777777" w:rsidR="0065700C" w:rsidRPr="0065700C" w:rsidRDefault="0065700C" w:rsidP="0065700C">
      <w:pPr>
        <w:pStyle w:val="NormalIndent"/>
      </w:pPr>
    </w:p>
    <w:p w14:paraId="430CECE8" w14:textId="77777777" w:rsidR="0065700C" w:rsidRDefault="0065700C" w:rsidP="0065700C">
      <w:pPr>
        <w:pStyle w:val="NormalIndent"/>
      </w:pPr>
    </w:p>
    <w:p w14:paraId="61E951BA" w14:textId="77777777" w:rsidR="0065700C" w:rsidRPr="0065700C" w:rsidRDefault="0065700C" w:rsidP="0065700C">
      <w:pPr>
        <w:pStyle w:val="NormalIndent"/>
      </w:pPr>
    </w:p>
    <w:p w14:paraId="6EF6A6AE" w14:textId="77777777" w:rsidR="008B7A23" w:rsidRDefault="008B7A23" w:rsidP="00C87DC3">
      <w:pPr>
        <w:pStyle w:val="NormalIndent"/>
      </w:pPr>
    </w:p>
    <w:p w14:paraId="07654AF0" w14:textId="43DAAAB6" w:rsidR="008B7A23" w:rsidRDefault="008B7A23" w:rsidP="008B7A23">
      <w:pPr>
        <w:pStyle w:val="Heading3"/>
      </w:pPr>
      <w:bookmarkStart w:id="21" w:name="_Toc524525615"/>
      <w:r w:rsidRPr="008B7A23">
        <w:t>MOP Limits</w:t>
      </w:r>
      <w:bookmarkEnd w:id="21"/>
    </w:p>
    <w:p w14:paraId="6F98CB13" w14:textId="77777777" w:rsidR="008B7A23" w:rsidRDefault="008B7A23" w:rsidP="008B7A23">
      <w:pPr>
        <w:pStyle w:val="NormalIndent"/>
      </w:pPr>
      <w:r>
        <w:t>The MOP should not exceed any of the following:</w:t>
      </w:r>
    </w:p>
    <w:p w14:paraId="53B38346" w14:textId="77777777" w:rsidR="008B7A23" w:rsidRDefault="008B7A23" w:rsidP="008B7A23">
      <w:pPr>
        <w:pStyle w:val="NormalIndent"/>
      </w:pPr>
      <w:r>
        <w:t>a) the design pressure of any component, including pipe, valves, and fittings;</w:t>
      </w:r>
    </w:p>
    <w:p w14:paraId="5B8A1385" w14:textId="28BFF982" w:rsidR="008B7A23" w:rsidRPr="008B7A23" w:rsidRDefault="008B7A23" w:rsidP="008B7A23">
      <w:pPr>
        <w:pStyle w:val="NormalIndent"/>
      </w:pPr>
      <w:r>
        <w:t>b) 80 % of the applied hydrostatic test pressure in accordance with 8.2.</w:t>
      </w:r>
    </w:p>
    <w:p w14:paraId="762FC3E9" w14:textId="5E9A85A3" w:rsidR="008B7A23" w:rsidRDefault="008B7A23" w:rsidP="008B7A23">
      <w:pPr>
        <w:pStyle w:val="NormalIndent"/>
      </w:pPr>
      <w:r>
        <w:rPr>
          <w:noProof/>
          <w:lang w:val="en-IN" w:eastAsia="en-IN"/>
        </w:rPr>
        <w:drawing>
          <wp:inline distT="0" distB="0" distL="0" distR="0" wp14:anchorId="46798E05" wp14:editId="7AF31C1A">
            <wp:extent cx="619125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91250" cy="3886200"/>
                    </a:xfrm>
                    <a:prstGeom prst="rect">
                      <a:avLst/>
                    </a:prstGeom>
                  </pic:spPr>
                </pic:pic>
              </a:graphicData>
            </a:graphic>
          </wp:inline>
        </w:drawing>
      </w:r>
    </w:p>
    <w:p w14:paraId="67D3CB56" w14:textId="7E6A60FA" w:rsidR="008B7A23" w:rsidRDefault="008B7A23" w:rsidP="008B7A23">
      <w:pPr>
        <w:pStyle w:val="Caption"/>
      </w:pPr>
      <w:r>
        <w:t xml:space="preserve">Figure </w:t>
      </w:r>
      <w:r w:rsidR="00706821">
        <w:fldChar w:fldCharType="begin"/>
      </w:r>
      <w:r w:rsidR="00706821">
        <w:instrText xml:space="preserve"> STYLEREF 1 \s </w:instrText>
      </w:r>
      <w:r w:rsidR="00706821">
        <w:fldChar w:fldCharType="separate"/>
      </w:r>
      <w:r w:rsidR="00706821">
        <w:rPr>
          <w:noProof/>
        </w:rPr>
        <w:t>8</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rsidR="00D73E66">
        <w:t xml:space="preserve"> </w:t>
      </w:r>
      <w:r w:rsidR="00D73E66" w:rsidRPr="00D73E66">
        <w:t>Pressure Level Relations</w:t>
      </w:r>
    </w:p>
    <w:p w14:paraId="37E258F2" w14:textId="2A92C7C4" w:rsidR="00D73E66" w:rsidRDefault="00D73E66" w:rsidP="00D73E66">
      <w:pPr>
        <w:pStyle w:val="Heading3"/>
      </w:pPr>
      <w:bookmarkStart w:id="22" w:name="_Toc524525616"/>
      <w:r w:rsidRPr="00D73E66">
        <w:lastRenderedPageBreak/>
        <w:t>Internal Pressure (Burst) Design</w:t>
      </w:r>
      <w:bookmarkEnd w:id="22"/>
    </w:p>
    <w:p w14:paraId="7979E34C" w14:textId="463AE162" w:rsidR="00D73E66" w:rsidRDefault="00556EB6" w:rsidP="00556EB6">
      <w:pPr>
        <w:pStyle w:val="NormalIndent"/>
      </w:pPr>
      <w:r>
        <w:t>The hydrostatic test pressure, the pipeline design pressure, and the incidental overpressure, including both internal and external pressures acting on the pipelines, shall not exceed that determined by the equations.</w:t>
      </w:r>
    </w:p>
    <w:p w14:paraId="18A42EA5" w14:textId="77777777" w:rsidR="009F5C4D" w:rsidRDefault="009F5C4D" w:rsidP="00556EB6">
      <w:pPr>
        <w:pStyle w:val="NormalIndent"/>
      </w:pPr>
    </w:p>
    <w:p w14:paraId="459D7FC1" w14:textId="4F2A279B" w:rsidR="00556EB6" w:rsidRPr="009F5C4D" w:rsidRDefault="009F5C4D" w:rsidP="00556EB6">
      <w:pPr>
        <w:pStyle w:val="NormalIndent"/>
      </w:pPr>
      <m:oMathPara>
        <m:oMath>
          <m:r>
            <w:rPr>
              <w:rFonts w:ascii="Cambria Math" w:hAnsi="Cambria Math"/>
            </w:rPr>
            <m:t>Pt≤fdfeftPb</m:t>
          </m:r>
        </m:oMath>
      </m:oMathPara>
    </w:p>
    <w:p w14:paraId="6F565851" w14:textId="77777777" w:rsidR="009F5C4D" w:rsidRPr="009F5C4D" w:rsidRDefault="009F5C4D" w:rsidP="00556EB6">
      <w:pPr>
        <w:pStyle w:val="NormalIndent"/>
      </w:pPr>
    </w:p>
    <w:p w14:paraId="163EED69" w14:textId="2EC12BE8" w:rsidR="009F5C4D" w:rsidRDefault="009F5C4D" w:rsidP="00556EB6">
      <w:pPr>
        <w:pStyle w:val="NormalIndent"/>
      </w:pPr>
      <m:oMathPara>
        <m:oMath>
          <m:r>
            <w:rPr>
              <w:rFonts w:ascii="Cambria Math" w:hAnsi="Cambria Math"/>
            </w:rPr>
            <m:t>Pd≤0.80Pt</m:t>
          </m:r>
        </m:oMath>
      </m:oMathPara>
    </w:p>
    <w:p w14:paraId="5BE5575F" w14:textId="77777777" w:rsidR="00556EB6" w:rsidRPr="00D73E66" w:rsidRDefault="00556EB6" w:rsidP="00556EB6">
      <w:pPr>
        <w:pStyle w:val="NormalIndent"/>
      </w:pPr>
    </w:p>
    <w:p w14:paraId="03DD57B2" w14:textId="4D406D73" w:rsidR="006D1D80" w:rsidRPr="009F5C4D" w:rsidRDefault="009F5C4D" w:rsidP="006D1D80">
      <w:pPr>
        <w:pStyle w:val="NormalIndent"/>
      </w:pPr>
      <m:oMathPara>
        <m:oMath>
          <m:r>
            <w:rPr>
              <w:rFonts w:ascii="Cambria Math" w:hAnsi="Cambria Math"/>
            </w:rPr>
            <m:t>Pa≤0.90Pt</m:t>
          </m:r>
        </m:oMath>
      </m:oMathPara>
    </w:p>
    <w:p w14:paraId="73F10103" w14:textId="7C8CE2FF" w:rsidR="001617CB" w:rsidRDefault="001617CB" w:rsidP="001617CB">
      <w:pPr>
        <w:pStyle w:val="NormalIndent"/>
      </w:pPr>
      <w:r>
        <w:t>Where</w:t>
      </w:r>
    </w:p>
    <w:p w14:paraId="7FC0B697" w14:textId="7D126973" w:rsidR="001617CB" w:rsidRDefault="003C0628" w:rsidP="001617CB">
      <w:pPr>
        <w:pStyle w:val="NormalIndent"/>
      </w:pPr>
      <w:r>
        <w:t>f</w:t>
      </w:r>
      <w:r w:rsidRPr="003C0628">
        <w:rPr>
          <w:vertAlign w:val="subscript"/>
        </w:rPr>
        <w:t>d</w:t>
      </w:r>
      <w:r>
        <w:t xml:space="preserve">   </w:t>
      </w:r>
      <w:r>
        <w:tab/>
      </w:r>
      <w:r w:rsidR="001617CB">
        <w:t>is the internal pressure (burst) design factor, applicable to all pipelines;</w:t>
      </w:r>
    </w:p>
    <w:p w14:paraId="1F29AB47" w14:textId="11E44407" w:rsidR="001617CB" w:rsidRDefault="003C0628" w:rsidP="001617CB">
      <w:pPr>
        <w:pStyle w:val="NormalIndent"/>
      </w:pPr>
      <w:r>
        <w:tab/>
      </w:r>
      <w:r w:rsidR="001617CB">
        <w:t>0.90 for pipelines;</w:t>
      </w:r>
    </w:p>
    <w:p w14:paraId="1C9C9657" w14:textId="466467B9" w:rsidR="001617CB" w:rsidRDefault="003C0628" w:rsidP="001617CB">
      <w:pPr>
        <w:pStyle w:val="NormalIndent"/>
      </w:pPr>
      <w:r>
        <w:tab/>
      </w:r>
      <w:r w:rsidR="001617CB">
        <w:t>0.75 for pipeline risers.</w:t>
      </w:r>
    </w:p>
    <w:p w14:paraId="44326341" w14:textId="50EEE8CC" w:rsidR="001617CB" w:rsidRDefault="003C0628" w:rsidP="008267C5">
      <w:pPr>
        <w:pStyle w:val="NormalIndent"/>
        <w:ind w:left="1439" w:hanging="645"/>
      </w:pPr>
      <w:r>
        <w:t>f</w:t>
      </w:r>
      <w:r w:rsidR="001617CB" w:rsidRPr="003C0628">
        <w:rPr>
          <w:vertAlign w:val="subscript"/>
        </w:rPr>
        <w:t>e</w:t>
      </w:r>
      <w:r w:rsidR="001617CB">
        <w:t xml:space="preserve"> </w:t>
      </w:r>
      <w:r>
        <w:tab/>
      </w:r>
      <w:r w:rsidR="001617CB">
        <w:t>is the weld joint factor, longitudinal or spiral seam welds. See ASME 831.4 or ASME 831.8. Only materials</w:t>
      </w:r>
      <w:r w:rsidR="008267C5">
        <w:t xml:space="preserve"> </w:t>
      </w:r>
      <w:r w:rsidR="001617CB">
        <w:t>with a factor of 1.0 are acceptable.</w:t>
      </w:r>
    </w:p>
    <w:p w14:paraId="67AEB1F5" w14:textId="29FC994C" w:rsidR="001617CB" w:rsidRDefault="008267C5" w:rsidP="008267C5">
      <w:pPr>
        <w:pStyle w:val="NormalIndent"/>
        <w:ind w:left="1439" w:hanging="645"/>
      </w:pPr>
      <w:r>
        <w:t>f</w:t>
      </w:r>
      <w:r w:rsidR="001617CB" w:rsidRPr="008267C5">
        <w:rPr>
          <w:vertAlign w:val="subscript"/>
        </w:rPr>
        <w:t>t</w:t>
      </w:r>
      <w:r w:rsidR="001617CB">
        <w:t xml:space="preserve"> </w:t>
      </w:r>
      <w:r>
        <w:tab/>
      </w:r>
      <w:r w:rsidR="001617CB">
        <w:t>is the temperature derating factor, as specified in ASME 831.8 [1.0 for temperatures less than 121°C</w:t>
      </w:r>
      <w:r>
        <w:t xml:space="preserve"> </w:t>
      </w:r>
      <w:r w:rsidR="001617CB">
        <w:t>(250 OF)].</w:t>
      </w:r>
    </w:p>
    <w:p w14:paraId="33EDFAD7" w14:textId="5A91C4F6" w:rsidR="001617CB" w:rsidRDefault="008267C5" w:rsidP="001617CB">
      <w:pPr>
        <w:pStyle w:val="NormalIndent"/>
      </w:pPr>
      <w:r>
        <w:t>Pa</w:t>
      </w:r>
      <w:r>
        <w:tab/>
      </w:r>
      <w:r w:rsidR="001617CB">
        <w:t>is the incidental over pressure (internal minus external pressure), in N/mm2 (psi).</w:t>
      </w:r>
    </w:p>
    <w:p w14:paraId="4BBCE717" w14:textId="53FC3BD9" w:rsidR="001617CB" w:rsidRDefault="008267C5" w:rsidP="001617CB">
      <w:pPr>
        <w:pStyle w:val="NormalIndent"/>
      </w:pPr>
      <w:r>
        <w:t>Pb</w:t>
      </w:r>
      <w:r>
        <w:tab/>
      </w:r>
      <w:r w:rsidR="001617CB">
        <w:t>is the specified minimum burst pressure of pipe, in N/mm2 (psi).</w:t>
      </w:r>
    </w:p>
    <w:p w14:paraId="28FA4728" w14:textId="21ED314C" w:rsidR="001617CB" w:rsidRDefault="006A7A9B" w:rsidP="001617CB">
      <w:pPr>
        <w:pStyle w:val="NormalIndent"/>
      </w:pPr>
      <w:r>
        <w:t>Pd</w:t>
      </w:r>
      <w:r>
        <w:tab/>
      </w:r>
      <w:r w:rsidR="001617CB">
        <w:t>is the pipeline design pressure, in N/mm2 (psi).</w:t>
      </w:r>
    </w:p>
    <w:p w14:paraId="24888F4B" w14:textId="586EB176" w:rsidR="001617CB" w:rsidRDefault="001617CB" w:rsidP="001617CB">
      <w:pPr>
        <w:pStyle w:val="NormalIndent"/>
      </w:pPr>
      <w:r>
        <w:t>Pt</w:t>
      </w:r>
      <w:r w:rsidR="006A7A9B">
        <w:tab/>
      </w:r>
      <w:r>
        <w:t>is the hydrostatic test pressure (internal minus external pressure), in N/mm2 (psi).</w:t>
      </w:r>
    </w:p>
    <w:p w14:paraId="299ADEED" w14:textId="77777777" w:rsidR="006A7A9B" w:rsidRDefault="006A7A9B" w:rsidP="001617CB">
      <w:pPr>
        <w:pStyle w:val="NormalIndent"/>
      </w:pPr>
    </w:p>
    <w:p w14:paraId="7821CADA" w14:textId="25EDE7D8" w:rsidR="009F5C4D" w:rsidRDefault="001617CB" w:rsidP="001617CB">
      <w:pPr>
        <w:pStyle w:val="NormalIndent"/>
      </w:pPr>
      <w:r>
        <w:t>The specified minimum burst pressure (Pb) is determined by one of the following equations:</w:t>
      </w:r>
    </w:p>
    <w:p w14:paraId="00615F27" w14:textId="77777777" w:rsidR="006A7A9B" w:rsidRDefault="006A7A9B" w:rsidP="001617CB">
      <w:pPr>
        <w:pStyle w:val="NormalIndent"/>
      </w:pPr>
    </w:p>
    <w:p w14:paraId="328C0774" w14:textId="1066256C" w:rsidR="006A7A9B" w:rsidRPr="00A917A5" w:rsidRDefault="006A7A9B" w:rsidP="001617CB">
      <w:pPr>
        <w:pStyle w:val="NormalIndent"/>
      </w:pPr>
      <m:oMathPara>
        <m:oMath>
          <m:r>
            <m:rPr>
              <m:sty m:val="p"/>
            </m:rPr>
            <w:rPr>
              <w:rFonts w:ascii="Cambria Math" w:hAnsi="Cambria Math"/>
            </w:rPr>
            <m:t>Pb = 0.45</m:t>
          </m:r>
          <m:d>
            <m:dPr>
              <m:ctrlPr>
                <w:rPr>
                  <w:rFonts w:ascii="Cambria Math" w:hAnsi="Cambria Math"/>
                </w:rPr>
              </m:ctrlPr>
            </m:dPr>
            <m:e>
              <m:r>
                <m:rPr>
                  <m:sty m:val="p"/>
                </m:rPr>
                <w:rPr>
                  <w:rFonts w:ascii="Cambria Math" w:hAnsi="Cambria Math"/>
                </w:rPr>
                <m:t>S+ U</m:t>
              </m:r>
            </m:e>
          </m:d>
          <m:r>
            <m:rPr>
              <m:sty m:val="p"/>
            </m:rPr>
            <w:rPr>
              <w:rFonts w:ascii="Cambria Math" w:hAnsi="Cambria Math"/>
            </w:rPr>
            <m:t>ln</m:t>
          </m:r>
          <m:f>
            <m:fPr>
              <m:ctrlPr>
                <w:rPr>
                  <w:rFonts w:ascii="Cambria Math" w:hAnsi="Cambria Math"/>
                </w:rPr>
              </m:ctrlPr>
            </m:fPr>
            <m:num>
              <m:r>
                <w:rPr>
                  <w:rFonts w:ascii="Cambria Math" w:hAnsi="Cambria Math"/>
                </w:rPr>
                <m:t>D</m:t>
              </m:r>
            </m:num>
            <m:den>
              <m:r>
                <w:rPr>
                  <w:rFonts w:ascii="Cambria Math" w:hAnsi="Cambria Math"/>
                </w:rPr>
                <m:t>Di</m:t>
              </m:r>
            </m:den>
          </m:f>
          <m:r>
            <w:rPr>
              <w:rFonts w:ascii="Cambria Math" w:hAnsi="Cambria Math"/>
            </w:rPr>
            <m:t>, or</m:t>
          </m:r>
        </m:oMath>
      </m:oMathPara>
    </w:p>
    <w:p w14:paraId="4B008DCD" w14:textId="77777777" w:rsidR="00A917A5" w:rsidRPr="00A917A5" w:rsidRDefault="00A917A5" w:rsidP="001617CB">
      <w:pPr>
        <w:pStyle w:val="NormalIndent"/>
      </w:pPr>
    </w:p>
    <w:p w14:paraId="52BC67F9" w14:textId="0D51440B" w:rsidR="00A917A5" w:rsidRPr="00A917A5" w:rsidRDefault="00A917A5" w:rsidP="001617CB">
      <w:pPr>
        <w:pStyle w:val="NormalIndent"/>
      </w:pPr>
      <m:oMathPara>
        <m:oMath>
          <m:r>
            <m:rPr>
              <m:sty m:val="p"/>
            </m:rPr>
            <w:rPr>
              <w:rFonts w:ascii="Cambria Math" w:hAnsi="Cambria Math"/>
            </w:rPr>
            <m:t>Pb = 0.90(S + U)</m:t>
          </m:r>
          <m:f>
            <m:fPr>
              <m:ctrlPr>
                <w:rPr>
                  <w:rFonts w:ascii="Cambria Math" w:hAnsi="Cambria Math"/>
                </w:rPr>
              </m:ctrlPr>
            </m:fPr>
            <m:num>
              <m:r>
                <w:rPr>
                  <w:rFonts w:ascii="Cambria Math" w:hAnsi="Cambria Math"/>
                </w:rPr>
                <m:t>t</m:t>
              </m:r>
            </m:num>
            <m:den>
              <m:r>
                <w:rPr>
                  <w:rFonts w:ascii="Cambria Math" w:hAnsi="Cambria Math"/>
                </w:rPr>
                <m:t>D-t</m:t>
              </m:r>
            </m:den>
          </m:f>
        </m:oMath>
      </m:oMathPara>
    </w:p>
    <w:p w14:paraId="63AB798E" w14:textId="281C4029" w:rsidR="00745C2F" w:rsidRDefault="00745C2F" w:rsidP="00745C2F">
      <w:pPr>
        <w:pStyle w:val="NormalIndent"/>
      </w:pPr>
      <w:r>
        <w:t>Where</w:t>
      </w:r>
    </w:p>
    <w:p w14:paraId="44631D52" w14:textId="5ED61C0A" w:rsidR="00745C2F" w:rsidRDefault="00745C2F" w:rsidP="00745C2F">
      <w:pPr>
        <w:pStyle w:val="NormalIndent"/>
      </w:pPr>
      <w:r>
        <w:t>D</w:t>
      </w:r>
      <w:r>
        <w:tab/>
        <w:t xml:space="preserve"> is the outside diameter of pipe, in mm (in.);</w:t>
      </w:r>
    </w:p>
    <w:p w14:paraId="29689960" w14:textId="56FE9FD8" w:rsidR="00745C2F" w:rsidRDefault="00745C2F" w:rsidP="00745C2F">
      <w:pPr>
        <w:pStyle w:val="NormalIndent"/>
      </w:pPr>
      <w:r>
        <w:t xml:space="preserve">Di </w:t>
      </w:r>
      <w:r>
        <w:tab/>
        <w:t>is D - 2t = inside diameter of pipe, in mm (in.);</w:t>
      </w:r>
    </w:p>
    <w:p w14:paraId="5CE5A662" w14:textId="1915A657" w:rsidR="00745C2F" w:rsidRDefault="00745C2F" w:rsidP="00745C2F">
      <w:pPr>
        <w:pStyle w:val="NormalIndent"/>
        <w:ind w:left="1439" w:hanging="645"/>
      </w:pPr>
      <w:r>
        <w:t xml:space="preserve">S </w:t>
      </w:r>
      <w:r>
        <w:tab/>
        <w:t>is the specified minimum yield strength (SMYS) of pipe, in N/mm2 (psi) (see API 5L, ASME 831.4, or ASME 831.8 as appropriate);</w:t>
      </w:r>
    </w:p>
    <w:p w14:paraId="712CDEA2" w14:textId="1552C354" w:rsidR="00745C2F" w:rsidRDefault="00745C2F" w:rsidP="00745C2F">
      <w:pPr>
        <w:pStyle w:val="NormalIndent"/>
      </w:pPr>
      <w:r>
        <w:t>t</w:t>
      </w:r>
      <w:r>
        <w:tab/>
        <w:t>is the nominal wall thickness of pipe, in mm (in.);</w:t>
      </w:r>
    </w:p>
    <w:p w14:paraId="6165CF4E" w14:textId="50959D3D" w:rsidR="00745C2F" w:rsidRDefault="00745C2F" w:rsidP="00745C2F">
      <w:pPr>
        <w:pStyle w:val="NormalIndent"/>
      </w:pPr>
      <w:r>
        <w:t xml:space="preserve">U </w:t>
      </w:r>
      <w:r>
        <w:tab/>
        <w:t>is the specified minimum ultimate tensile strength of pipe, in N/mm2 (psi);</w:t>
      </w:r>
    </w:p>
    <w:p w14:paraId="27A9E5D8" w14:textId="196DEA06" w:rsidR="009F5C4D" w:rsidRDefault="00745C2F" w:rsidP="00745C2F">
      <w:pPr>
        <w:pStyle w:val="NormalIndent"/>
      </w:pPr>
      <w:r>
        <w:t>tn</w:t>
      </w:r>
      <w:r>
        <w:tab/>
        <w:t>is the natural log.</w:t>
      </w:r>
    </w:p>
    <w:p w14:paraId="4688192F" w14:textId="77777777" w:rsidR="00BB13D0" w:rsidRDefault="00BB13D0" w:rsidP="00745C2F">
      <w:pPr>
        <w:pStyle w:val="NormalIndent"/>
      </w:pPr>
    </w:p>
    <w:p w14:paraId="6E3AF1AB" w14:textId="446EA2D4" w:rsidR="00BB13D0" w:rsidRDefault="00BB13D0" w:rsidP="00BB13D0">
      <w:pPr>
        <w:pStyle w:val="Heading3"/>
      </w:pPr>
      <w:bookmarkStart w:id="23" w:name="_Toc524525617"/>
      <w:r w:rsidRPr="00BB13D0">
        <w:t>Longitudinal Load Design</w:t>
      </w:r>
      <w:bookmarkEnd w:id="23"/>
    </w:p>
    <w:p w14:paraId="51798642" w14:textId="0AD3C0FE" w:rsidR="00BB13D0" w:rsidRDefault="00BB13D0" w:rsidP="00BB13D0">
      <w:pPr>
        <w:pStyle w:val="NormalIndent"/>
      </w:pPr>
      <w:r w:rsidRPr="00BB13D0">
        <w:t>The effective tension due to static primary longitudinal loads (see 4.6.2) shal</w:t>
      </w:r>
      <w:r>
        <w:t>l not exceed the value given by.</w:t>
      </w:r>
    </w:p>
    <w:p w14:paraId="789F8A1D" w14:textId="77777777" w:rsidR="00BB13D0" w:rsidRDefault="00BB13D0" w:rsidP="00BB13D0">
      <w:pPr>
        <w:pStyle w:val="NormalIndent"/>
      </w:pPr>
    </w:p>
    <w:p w14:paraId="1B82836F" w14:textId="30550355" w:rsidR="00BB13D0" w:rsidRPr="00BB13D0" w:rsidRDefault="00BB13D0" w:rsidP="00BB13D0">
      <w:pPr>
        <w:pStyle w:val="NormalIndent"/>
      </w:pPr>
      <m:oMathPara>
        <m:oMath>
          <m:r>
            <w:rPr>
              <w:rFonts w:ascii="Cambria Math" w:hAnsi="Cambria Math"/>
            </w:rPr>
            <w:lastRenderedPageBreak/>
            <m:t>Teff≤0.60Ty</m:t>
          </m:r>
        </m:oMath>
      </m:oMathPara>
    </w:p>
    <w:p w14:paraId="486DA420" w14:textId="59CBD860" w:rsidR="00BB13D0" w:rsidRDefault="00BB13D0" w:rsidP="00BB13D0">
      <w:pPr>
        <w:pStyle w:val="NormalIndent"/>
      </w:pPr>
      <w:r w:rsidRPr="00BB13D0">
        <w:t>Where</w:t>
      </w:r>
    </w:p>
    <w:p w14:paraId="75D32ABD" w14:textId="77777777" w:rsidR="00BB13D0" w:rsidRDefault="00BB13D0" w:rsidP="00BB13D0">
      <w:pPr>
        <w:pStyle w:val="NormalIndent"/>
      </w:pPr>
    </w:p>
    <w:p w14:paraId="7C38B0BD" w14:textId="34B00F81" w:rsidR="00BB13D0" w:rsidRPr="00DA2B84" w:rsidRDefault="00DA2B84" w:rsidP="00BB13D0">
      <w:pPr>
        <w:pStyle w:val="NormalIndent"/>
      </w:pPr>
      <m:oMathPara>
        <m:oMath>
          <m:r>
            <w:rPr>
              <w:rFonts w:ascii="Cambria Math" w:hAnsi="Cambria Math"/>
            </w:rPr>
            <m:t>Teff=Ta-PiAi+PoAo</m:t>
          </m:r>
        </m:oMath>
      </m:oMathPara>
    </w:p>
    <w:p w14:paraId="475F62F1" w14:textId="77777777" w:rsidR="00DA2B84" w:rsidRPr="00DA2B84" w:rsidRDefault="00DA2B84" w:rsidP="00BB13D0">
      <w:pPr>
        <w:pStyle w:val="NormalIndent"/>
      </w:pPr>
    </w:p>
    <w:p w14:paraId="614F8A79" w14:textId="0D39B19A" w:rsidR="00DA2B84" w:rsidRPr="00F30BC7" w:rsidRDefault="00DA2B84" w:rsidP="00BB13D0">
      <w:pPr>
        <w:pStyle w:val="NormalIndent"/>
      </w:pPr>
      <m:oMathPara>
        <m:oMath>
          <m:r>
            <w:rPr>
              <w:rFonts w:ascii="Cambria Math" w:hAnsi="Cambria Math"/>
            </w:rPr>
            <m:t>Ta=σaA</m:t>
          </m:r>
        </m:oMath>
      </m:oMathPara>
    </w:p>
    <w:p w14:paraId="4CE2CC68" w14:textId="77777777" w:rsidR="00F30BC7" w:rsidRPr="00F30BC7" w:rsidRDefault="00F30BC7" w:rsidP="00BB13D0">
      <w:pPr>
        <w:pStyle w:val="NormalIndent"/>
      </w:pPr>
    </w:p>
    <w:p w14:paraId="795F25A7" w14:textId="2C4E24B4" w:rsidR="00F30BC7" w:rsidRDefault="00F30BC7" w:rsidP="00BB13D0">
      <w:pPr>
        <w:pStyle w:val="NormalIndent"/>
      </w:pPr>
      <w:r>
        <w:tab/>
      </w:r>
      <w:r>
        <w:tab/>
      </w:r>
      <w:r>
        <w:tab/>
      </w:r>
      <w:r>
        <w:tab/>
      </w:r>
      <w:r>
        <w:tab/>
        <w:t xml:space="preserve">         Ty=SA</w:t>
      </w:r>
    </w:p>
    <w:p w14:paraId="6E2EDEF9" w14:textId="77777777" w:rsidR="00A16644" w:rsidRDefault="00A16644" w:rsidP="00BB13D0">
      <w:pPr>
        <w:pStyle w:val="NormalIndent"/>
      </w:pPr>
    </w:p>
    <w:p w14:paraId="0E2CC7F6" w14:textId="286991A2" w:rsidR="00A16644" w:rsidRDefault="00A16644" w:rsidP="00BB13D0">
      <w:pPr>
        <w:pStyle w:val="NormalIndent"/>
      </w:pPr>
      <m:oMathPara>
        <m:oMath>
          <m:r>
            <w:rPr>
              <w:rFonts w:ascii="Cambria Math" w:hAnsi="Cambria Math"/>
            </w:rPr>
            <m:t>A=Ao-Ai=</m:t>
          </m:r>
          <m:f>
            <m:fPr>
              <m:ctrlPr>
                <w:rPr>
                  <w:rFonts w:ascii="Cambria Math" w:hAnsi="Cambria Math"/>
                  <w:i/>
                </w:rPr>
              </m:ctrlPr>
            </m:fPr>
            <m:num>
              <m:r>
                <w:rPr>
                  <w:rFonts w:ascii="Cambria Math" w:hAnsi="Cambria Math"/>
                </w:rPr>
                <m:t>π</m:t>
              </m:r>
            </m:num>
            <m:den>
              <m:r>
                <w:rPr>
                  <w:rFonts w:ascii="Cambria Math" w:hAnsi="Cambria Math"/>
                </w:rPr>
                <m:t>4</m:t>
              </m:r>
            </m:den>
          </m:f>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Di</m:t>
                  </m:r>
                </m:e>
                <m:sup>
                  <m:r>
                    <w:rPr>
                      <w:rFonts w:ascii="Cambria Math" w:hAnsi="Cambria Math"/>
                    </w:rPr>
                    <m:t>2</m:t>
                  </m:r>
                </m:sup>
              </m:sSup>
            </m:e>
          </m:d>
        </m:oMath>
      </m:oMathPara>
    </w:p>
    <w:p w14:paraId="6C32E85D" w14:textId="77777777" w:rsidR="00F30BC7" w:rsidRDefault="00F30BC7" w:rsidP="00BB13D0">
      <w:pPr>
        <w:pStyle w:val="NormalIndent"/>
      </w:pPr>
    </w:p>
    <w:p w14:paraId="6ED2A74F" w14:textId="77777777" w:rsidR="00F30BC7" w:rsidRDefault="00F30BC7" w:rsidP="00F30BC7">
      <w:pPr>
        <w:pStyle w:val="NormalIndent"/>
      </w:pPr>
      <w:r>
        <w:t>A is the cross-sectional area of pipe steel, in mm2 (in. 2);</w:t>
      </w:r>
    </w:p>
    <w:p w14:paraId="22696E1F" w14:textId="77777777" w:rsidR="00F30BC7" w:rsidRDefault="00F30BC7" w:rsidP="00F30BC7">
      <w:pPr>
        <w:pStyle w:val="NormalIndent"/>
      </w:pPr>
      <w:r>
        <w:t>Ai is the internal cross-sectional area of the pipe, mm2 (in. 2);</w:t>
      </w:r>
    </w:p>
    <w:p w14:paraId="41B26ECF" w14:textId="77777777" w:rsidR="00F30BC7" w:rsidRDefault="00F30BC7" w:rsidP="00F30BC7">
      <w:pPr>
        <w:pStyle w:val="NormalIndent"/>
      </w:pPr>
      <w:r>
        <w:t>Ao is the external cross-sectional area of the pipe, mm2 (in. 2);</w:t>
      </w:r>
    </w:p>
    <w:p w14:paraId="7551C2FA" w14:textId="77777777" w:rsidR="00F30BC7" w:rsidRDefault="00F30BC7" w:rsidP="00F30BC7">
      <w:pPr>
        <w:pStyle w:val="NormalIndent"/>
      </w:pPr>
      <w:r>
        <w:t>Pi is the internal pressure in the pipe, in N/mm2 (psi);</w:t>
      </w:r>
    </w:p>
    <w:p w14:paraId="5CB1F179" w14:textId="77777777" w:rsidR="00F30BC7" w:rsidRDefault="00F30BC7" w:rsidP="00F30BC7">
      <w:pPr>
        <w:pStyle w:val="NormalIndent"/>
      </w:pPr>
      <w:r>
        <w:t>Po is the external hydrostatic pressure, in N/mm2 (psi);</w:t>
      </w:r>
    </w:p>
    <w:p w14:paraId="31898427" w14:textId="77777777" w:rsidR="00F30BC7" w:rsidRDefault="00F30BC7" w:rsidP="00F30BC7">
      <w:pPr>
        <w:pStyle w:val="NormalIndent"/>
      </w:pPr>
      <w:r>
        <w:t>Ta is the axial (material) tension in pipe, in N (Ib);</w:t>
      </w:r>
    </w:p>
    <w:p w14:paraId="039F93CE" w14:textId="77777777" w:rsidR="00F30BC7" w:rsidRDefault="00F30BC7" w:rsidP="00F30BC7">
      <w:pPr>
        <w:pStyle w:val="NormalIndent"/>
      </w:pPr>
      <w:r>
        <w:t>Teff is the effective tension in pipe, in N (Ib);</w:t>
      </w:r>
    </w:p>
    <w:p w14:paraId="1BF5EBD4" w14:textId="77777777" w:rsidR="00F30BC7" w:rsidRDefault="00F30BC7" w:rsidP="00F30BC7">
      <w:pPr>
        <w:pStyle w:val="NormalIndent"/>
      </w:pPr>
      <w:r>
        <w:t>Ty is the yield tension of the pipe, in N (Ib);</w:t>
      </w:r>
    </w:p>
    <w:p w14:paraId="519E99EE" w14:textId="4464DB03" w:rsidR="00F30BC7" w:rsidRDefault="00F30BC7" w:rsidP="00F30BC7">
      <w:pPr>
        <w:pStyle w:val="NormalIndent"/>
      </w:pPr>
      <w:r>
        <w:t>O"a is the axial stress in the pipe wall, in N/mm2 (psi).</w:t>
      </w:r>
    </w:p>
    <w:p w14:paraId="278C1828" w14:textId="7FFFD70E" w:rsidR="00A16644" w:rsidRDefault="00A16644" w:rsidP="00A16644">
      <w:pPr>
        <w:pStyle w:val="NormalIndent"/>
      </w:pPr>
      <w:r>
        <w:t>The physical meaning of the term "effective" tension relates to the interaction between the pipe and other structures (sleds, anchor points, lay barge hangoff, etc.). The applied force at a boundary condition is always the effective tension. For the on-bottom portion of a pipeline, the effective tension will vary as loading conditions change. Typically, when a pipeline is just installed on the seabed, the effective tension is equal to the residual horizontal lay tension. For</w:t>
      </w:r>
    </w:p>
    <w:p w14:paraId="7504BC14" w14:textId="448773F9" w:rsidR="00A16644" w:rsidRDefault="00A16644" w:rsidP="00A16644">
      <w:pPr>
        <w:pStyle w:val="NormalIndent"/>
      </w:pPr>
      <w:r>
        <w:t>a single pipeline under fully restrained condition (i.e. far from the end), the effective tension Teff is given by:</w:t>
      </w:r>
    </w:p>
    <w:p w14:paraId="21F6B2A9" w14:textId="77777777" w:rsidR="00385B69" w:rsidRDefault="00385B69" w:rsidP="00A16644">
      <w:pPr>
        <w:pStyle w:val="NormalIndent"/>
      </w:pPr>
    </w:p>
    <w:p w14:paraId="1030CE18" w14:textId="2CB99181" w:rsidR="00385B69" w:rsidRPr="00385B69" w:rsidRDefault="00385B69" w:rsidP="00A16644">
      <w:pPr>
        <w:pStyle w:val="NormalIndent"/>
      </w:pPr>
      <m:oMathPara>
        <m:oMath>
          <m:r>
            <w:rPr>
              <w:rFonts w:ascii="Cambria Math" w:hAnsi="Cambria Math"/>
            </w:rPr>
            <m:t>Teff=Tlay-</m:t>
          </m:r>
          <m:d>
            <m:dPr>
              <m:ctrlPr>
                <w:rPr>
                  <w:rFonts w:ascii="Cambria Math" w:hAnsi="Cambria Math"/>
                  <w:i/>
                </w:rPr>
              </m:ctrlPr>
            </m:dPr>
            <m:e>
              <m:r>
                <w:rPr>
                  <w:rFonts w:ascii="Cambria Math" w:hAnsi="Cambria Math"/>
                </w:rPr>
                <m:t>1-2v</m:t>
              </m:r>
            </m:e>
          </m:d>
          <m:r>
            <w:rPr>
              <w:rFonts w:ascii="Cambria Math" w:hAnsi="Cambria Math"/>
            </w:rPr>
            <m:t>∆PiAi-AE∝∆T</m:t>
          </m:r>
        </m:oMath>
      </m:oMathPara>
    </w:p>
    <w:p w14:paraId="3780334C" w14:textId="0941B11D" w:rsidR="00385B69" w:rsidRDefault="00385B69" w:rsidP="00385B69">
      <w:pPr>
        <w:pStyle w:val="NormalIndent"/>
      </w:pPr>
      <w:r>
        <w:t>Where</w:t>
      </w:r>
    </w:p>
    <w:p w14:paraId="50EA913A" w14:textId="77777777" w:rsidR="00385B69" w:rsidRDefault="00385B69" w:rsidP="00385B69">
      <w:pPr>
        <w:pStyle w:val="NormalIndent"/>
      </w:pPr>
    </w:p>
    <w:p w14:paraId="660FCB5E" w14:textId="12350297" w:rsidR="00385B69" w:rsidRDefault="00385B69" w:rsidP="00385B69">
      <w:pPr>
        <w:pStyle w:val="NormalIndent"/>
      </w:pPr>
      <w:r>
        <w:t>Tlay</w:t>
      </w:r>
      <w:r w:rsidR="00896BF6">
        <w:t xml:space="preserve">  </w:t>
      </w:r>
      <w:r>
        <w:t xml:space="preserve"> is the residual lay tension;</w:t>
      </w:r>
    </w:p>
    <w:p w14:paraId="6BD0B534" w14:textId="5491C570" w:rsidR="00896BF6" w:rsidRDefault="00896BF6" w:rsidP="00896BF6">
      <w:pPr>
        <w:pStyle w:val="NormalIndent"/>
        <w:ind w:left="1440"/>
      </w:pPr>
      <w:r>
        <w:t>in the case of a pipe-in-pipe (PIP) installed with the inner pipe free-standing inside the outer pipe during construction, the term 11ay will be negative (without mitigation) and additive to pressure and temperature loading.</w:t>
      </w:r>
    </w:p>
    <w:p w14:paraId="40C47D7B" w14:textId="1DC1E79C" w:rsidR="00896BF6" w:rsidRDefault="00896BF6" w:rsidP="00896BF6">
      <w:pPr>
        <w:pStyle w:val="NormalIndent"/>
      </w:pPr>
      <w:r w:rsidRPr="00896BF6">
        <w:t>∆</w:t>
      </w:r>
      <w:r>
        <w:t xml:space="preserve">Pi  </w:t>
      </w:r>
      <w:r>
        <w:tab/>
        <w:t>is the internal pressure change since laydown of the pipe;</w:t>
      </w:r>
    </w:p>
    <w:p w14:paraId="4D0EBF9C" w14:textId="5D67D619" w:rsidR="00896BF6" w:rsidRDefault="00896BF6" w:rsidP="00896BF6">
      <w:pPr>
        <w:pStyle w:val="NormalIndent"/>
      </w:pPr>
      <w:r>
        <w:t xml:space="preserve">E </w:t>
      </w:r>
      <w:r>
        <w:tab/>
        <w:t>is Young's modulus of elasticity;</w:t>
      </w:r>
    </w:p>
    <w:p w14:paraId="49D99B0A" w14:textId="0EF2A469" w:rsidR="00896BF6" w:rsidRDefault="00896BF6" w:rsidP="00896BF6">
      <w:pPr>
        <w:pStyle w:val="NormalIndent"/>
      </w:pPr>
      <w:r w:rsidRPr="00896BF6">
        <w:rPr>
          <w:rFonts w:ascii="Cambria Math" w:hAnsi="Cambria Math" w:cs="Cambria Math"/>
        </w:rPr>
        <w:t>∝</w:t>
      </w:r>
      <w:r>
        <w:tab/>
        <w:t>is the thermal coefficient of expansion of the pipe;</w:t>
      </w:r>
    </w:p>
    <w:p w14:paraId="3C1DA088" w14:textId="1B42689E" w:rsidR="00896BF6" w:rsidRDefault="00896BF6" w:rsidP="00896BF6">
      <w:pPr>
        <w:pStyle w:val="NormalIndent"/>
      </w:pPr>
      <w:r w:rsidRPr="00896BF6">
        <w:t>∆</w:t>
      </w:r>
      <w:r>
        <w:t>T</w:t>
      </w:r>
      <w:r>
        <w:tab/>
        <w:t>is the temperature change in the pipe since laydown;</w:t>
      </w:r>
    </w:p>
    <w:p w14:paraId="16B114C7" w14:textId="0610C275" w:rsidR="00896BF6" w:rsidRDefault="00896BF6" w:rsidP="00896BF6">
      <w:pPr>
        <w:pStyle w:val="NormalIndent"/>
      </w:pPr>
      <w:r>
        <w:t xml:space="preserve">v </w:t>
      </w:r>
      <w:r>
        <w:tab/>
        <w:t>is the poisson ratio.</w:t>
      </w:r>
    </w:p>
    <w:p w14:paraId="0D99F89C" w14:textId="77777777" w:rsidR="00896BF6" w:rsidRDefault="00896BF6" w:rsidP="00896BF6">
      <w:pPr>
        <w:pStyle w:val="NormalIndent"/>
      </w:pPr>
    </w:p>
    <w:p w14:paraId="66E32F71" w14:textId="7EC31878" w:rsidR="00896BF6" w:rsidRDefault="004D0221" w:rsidP="004D0221">
      <w:pPr>
        <w:pStyle w:val="Heading3"/>
      </w:pPr>
      <w:bookmarkStart w:id="24" w:name="_Toc524525618"/>
      <w:r w:rsidRPr="004D0221">
        <w:lastRenderedPageBreak/>
        <w:t>Combined Load Design</w:t>
      </w:r>
      <w:bookmarkEnd w:id="24"/>
    </w:p>
    <w:p w14:paraId="31978211" w14:textId="596695A8" w:rsidR="004D0221" w:rsidRDefault="004D0221" w:rsidP="004D0221">
      <w:pPr>
        <w:pStyle w:val="NormalIndent"/>
      </w:pPr>
      <w:r>
        <w:t>The combination of primary longitudinal load (static and dynamic) and differential pressure load shall not exceed that given by:</w:t>
      </w:r>
    </w:p>
    <w:p w14:paraId="4F884577" w14:textId="77777777" w:rsidR="004D0221" w:rsidRDefault="004D0221" w:rsidP="004D0221">
      <w:pPr>
        <w:pStyle w:val="NormalIndent"/>
      </w:pPr>
    </w:p>
    <w:p w14:paraId="39DDD49A" w14:textId="7DACBF05" w:rsidR="004D0221" w:rsidRPr="004D0221" w:rsidRDefault="008E18CA" w:rsidP="004D0221">
      <w:pPr>
        <w:pStyle w:val="NormalIndent"/>
      </w:pP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Pi-Po</m:t>
                        </m:r>
                      </m:num>
                      <m:den>
                        <m:r>
                          <w:rPr>
                            <w:rFonts w:ascii="Cambria Math" w:hAnsi="Cambria Math"/>
                          </w:rPr>
                          <m:t>Pb</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Teff</m:t>
                        </m:r>
                      </m:num>
                      <m:den>
                        <m:r>
                          <w:rPr>
                            <w:rFonts w:ascii="Cambria Math" w:hAnsi="Cambria Math"/>
                          </w:rPr>
                          <m:t>Ty</m:t>
                        </m:r>
                      </m:den>
                    </m:f>
                  </m:e>
                </m:d>
              </m:e>
              <m:sup>
                <m:r>
                  <w:rPr>
                    <w:rFonts w:ascii="Cambria Math" w:hAnsi="Cambria Math"/>
                  </w:rPr>
                  <m:t>2</m:t>
                </m:r>
              </m:sup>
            </m:sSup>
          </m:e>
        </m:ra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0.90</m:t>
                  </m:r>
                </m:e>
              </m:mr>
              <m:mr>
                <m:e>
                  <m:r>
                    <w:rPr>
                      <w:rFonts w:ascii="Cambria Math" w:hAnsi="Cambria Math"/>
                    </w:rPr>
                    <m:t>0.96</m:t>
                  </m:r>
                </m:e>
              </m:mr>
              <m:mr>
                <m:e>
                  <m:r>
                    <w:rPr>
                      <w:rFonts w:ascii="Cambria Math" w:hAnsi="Cambria Math"/>
                    </w:rPr>
                    <m:t>0.96</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For operational loads</m:t>
                  </m:r>
                </m:e>
              </m:mr>
              <m:mr>
                <m:e>
                  <m:r>
                    <w:rPr>
                      <w:rFonts w:ascii="Cambria Math" w:hAnsi="Cambria Math"/>
                    </w:rPr>
                    <m:t>For Extreme Loads</m:t>
                  </m:r>
                </m:e>
              </m:mr>
              <m:mr>
                <m:e>
                  <m:r>
                    <w:rPr>
                      <w:rFonts w:ascii="Cambria Math" w:hAnsi="Cambria Math"/>
                    </w:rPr>
                    <m:t>For hydrotest Loads</m:t>
                  </m:r>
                </m:e>
              </m:mr>
            </m:m>
          </m:e>
        </m:d>
        <m:r>
          <w:rPr>
            <w:rFonts w:ascii="Cambria Math" w:hAnsi="Cambria Math"/>
          </w:rPr>
          <m:t xml:space="preserve"> </m:t>
        </m:r>
      </m:oMath>
      <w:r w:rsidR="00B707A2">
        <w:t>52</w:t>
      </w:r>
    </w:p>
    <w:p w14:paraId="0348BC90" w14:textId="77777777" w:rsidR="001617CB" w:rsidRPr="006D1D80" w:rsidRDefault="001617CB" w:rsidP="006D1D80">
      <w:pPr>
        <w:pStyle w:val="NormalIndent"/>
      </w:pPr>
    </w:p>
    <w:p w14:paraId="5E4E625C" w14:textId="3BB3B489" w:rsidR="006D1D80" w:rsidRDefault="006D1D80" w:rsidP="0008026A">
      <w:pPr>
        <w:pStyle w:val="Heading1"/>
      </w:pPr>
      <w:bookmarkStart w:id="25" w:name="_Toc524525619"/>
      <w:r>
        <w:t>DNV-OS-F101</w:t>
      </w:r>
      <w:bookmarkEnd w:id="25"/>
    </w:p>
    <w:p w14:paraId="79CD47CE" w14:textId="0CAAC9BB" w:rsidR="00B81E3B" w:rsidRPr="00B81E3B" w:rsidRDefault="00B81E3B" w:rsidP="00B81E3B">
      <w:pPr>
        <w:pStyle w:val="NormalIndent"/>
      </w:pPr>
      <w:r>
        <w:t xml:space="preserve">The DNV-OS-F101 </w:t>
      </w:r>
      <w:r w:rsidR="0097472C">
        <w:t xml:space="preserve">subsea pipeline design </w:t>
      </w:r>
      <w:r>
        <w:t xml:space="preserve">code is implemented </w:t>
      </w:r>
      <w:r w:rsidR="0097472C">
        <w:t>as python program to help check pipeline design. The code from the design guideline and program implemented are summarized in this section.</w:t>
      </w:r>
    </w:p>
    <w:p w14:paraId="5F421A1C" w14:textId="77777777" w:rsidR="00EE0900" w:rsidRDefault="00EE0900" w:rsidP="0044167C">
      <w:pPr>
        <w:pStyle w:val="NormalIndent"/>
      </w:pPr>
    </w:p>
    <w:p w14:paraId="082A5BF8" w14:textId="73E38CB6" w:rsidR="00147937" w:rsidRDefault="00147937" w:rsidP="0008026A">
      <w:pPr>
        <w:pStyle w:val="Heading2"/>
      </w:pPr>
      <w:bookmarkStart w:id="26" w:name="_Toc524525620"/>
      <w:r>
        <w:t>Units</w:t>
      </w:r>
      <w:bookmarkEnd w:id="26"/>
    </w:p>
    <w:tbl>
      <w:tblPr>
        <w:tblStyle w:val="TableGrid"/>
        <w:tblW w:w="0" w:type="auto"/>
        <w:tblInd w:w="794" w:type="dxa"/>
        <w:tblLook w:val="04A0" w:firstRow="1" w:lastRow="0" w:firstColumn="1" w:lastColumn="0" w:noHBand="0" w:noVBand="1"/>
      </w:tblPr>
      <w:tblGrid>
        <w:gridCol w:w="2282"/>
        <w:gridCol w:w="1750"/>
      </w:tblGrid>
      <w:tr w:rsidR="009878B2" w14:paraId="30334F37" w14:textId="77777777" w:rsidTr="00CE16F6">
        <w:trPr>
          <w:trHeight w:val="291"/>
        </w:trPr>
        <w:tc>
          <w:tcPr>
            <w:tcW w:w="1751" w:type="dxa"/>
          </w:tcPr>
          <w:p w14:paraId="6652BA15" w14:textId="5A52E52A" w:rsidR="009878B2" w:rsidRDefault="009878B2" w:rsidP="00147937">
            <w:pPr>
              <w:pStyle w:val="NormalIndent"/>
              <w:ind w:left="0"/>
            </w:pPr>
            <w:r>
              <w:t>Ovality</w:t>
            </w:r>
          </w:p>
        </w:tc>
        <w:tc>
          <w:tcPr>
            <w:tcW w:w="1750" w:type="dxa"/>
          </w:tcPr>
          <w:p w14:paraId="0EB9A960" w14:textId="72FC9DCA" w:rsidR="009878B2" w:rsidRDefault="009878B2" w:rsidP="00147937">
            <w:pPr>
              <w:pStyle w:val="NormalIndent"/>
              <w:ind w:left="0"/>
            </w:pPr>
            <w:r>
              <w:t>#</w:t>
            </w:r>
          </w:p>
        </w:tc>
      </w:tr>
      <w:tr w:rsidR="009878B2" w14:paraId="74572E3C" w14:textId="77777777" w:rsidTr="00CE16F6">
        <w:trPr>
          <w:trHeight w:val="281"/>
        </w:trPr>
        <w:tc>
          <w:tcPr>
            <w:tcW w:w="1751" w:type="dxa"/>
          </w:tcPr>
          <w:p w14:paraId="3B72C3A1" w14:textId="4D34F209" w:rsidR="009878B2" w:rsidRDefault="009878B2" w:rsidP="00147937">
            <w:pPr>
              <w:pStyle w:val="NormalIndent"/>
              <w:ind w:left="0"/>
            </w:pPr>
            <w:r w:rsidRPr="009878B2">
              <w:t>loadTemperature</w:t>
            </w:r>
          </w:p>
        </w:tc>
        <w:tc>
          <w:tcPr>
            <w:tcW w:w="1750" w:type="dxa"/>
          </w:tcPr>
          <w:p w14:paraId="3CC7B860" w14:textId="39069A29" w:rsidR="009878B2" w:rsidRDefault="009878B2" w:rsidP="00147937">
            <w:pPr>
              <w:pStyle w:val="NormalIndent"/>
              <w:ind w:left="0"/>
            </w:pPr>
            <w:r>
              <w:t>Deg C</w:t>
            </w:r>
          </w:p>
        </w:tc>
      </w:tr>
      <w:tr w:rsidR="009878B2" w14:paraId="7A572FE7" w14:textId="77777777" w:rsidTr="00CE16F6">
        <w:trPr>
          <w:trHeight w:val="291"/>
        </w:trPr>
        <w:tc>
          <w:tcPr>
            <w:tcW w:w="1751" w:type="dxa"/>
          </w:tcPr>
          <w:p w14:paraId="4F959EB8" w14:textId="5C88BAC6" w:rsidR="009878B2" w:rsidRDefault="009878B2" w:rsidP="00147937">
            <w:pPr>
              <w:pStyle w:val="NormalIndent"/>
              <w:ind w:left="0"/>
            </w:pPr>
            <w:r w:rsidRPr="009878B2">
              <w:t>loadPressure</w:t>
            </w:r>
          </w:p>
        </w:tc>
        <w:tc>
          <w:tcPr>
            <w:tcW w:w="1750" w:type="dxa"/>
          </w:tcPr>
          <w:p w14:paraId="39F6DA7A" w14:textId="0E0BF1FF" w:rsidR="009878B2" w:rsidRDefault="009878B2" w:rsidP="00147937">
            <w:pPr>
              <w:pStyle w:val="NormalIndent"/>
              <w:ind w:left="0"/>
            </w:pPr>
            <w:r>
              <w:t>Psi</w:t>
            </w:r>
          </w:p>
        </w:tc>
      </w:tr>
      <w:tr w:rsidR="009878B2" w14:paraId="4977BB45" w14:textId="77777777" w:rsidTr="00CE16F6">
        <w:trPr>
          <w:trHeight w:val="281"/>
        </w:trPr>
        <w:tc>
          <w:tcPr>
            <w:tcW w:w="1751" w:type="dxa"/>
          </w:tcPr>
          <w:p w14:paraId="7DD5A61A" w14:textId="02DF0ADC" w:rsidR="009878B2" w:rsidRDefault="009878B2" w:rsidP="00147937">
            <w:pPr>
              <w:pStyle w:val="NormalIndent"/>
              <w:ind w:left="0"/>
            </w:pPr>
            <w:r w:rsidRPr="009878B2">
              <w:t>loadEffectiveTension</w:t>
            </w:r>
          </w:p>
        </w:tc>
        <w:tc>
          <w:tcPr>
            <w:tcW w:w="1750" w:type="dxa"/>
          </w:tcPr>
          <w:p w14:paraId="085236F3" w14:textId="6CA2A574" w:rsidR="009878B2" w:rsidRDefault="009878B2" w:rsidP="00147937">
            <w:pPr>
              <w:pStyle w:val="NormalIndent"/>
              <w:ind w:left="0"/>
            </w:pPr>
            <w:r>
              <w:t>KN</w:t>
            </w:r>
          </w:p>
        </w:tc>
      </w:tr>
      <w:tr w:rsidR="009878B2" w14:paraId="53063D3C" w14:textId="77777777" w:rsidTr="00CE16F6">
        <w:trPr>
          <w:trHeight w:val="291"/>
        </w:trPr>
        <w:tc>
          <w:tcPr>
            <w:tcW w:w="1751" w:type="dxa"/>
          </w:tcPr>
          <w:p w14:paraId="115820A8" w14:textId="6A2AA34F" w:rsidR="009878B2" w:rsidRDefault="009878B2" w:rsidP="00147937">
            <w:pPr>
              <w:pStyle w:val="NormalIndent"/>
              <w:ind w:left="0"/>
            </w:pPr>
            <w:r w:rsidRPr="009878B2">
              <w:t>loadBendingMoment</w:t>
            </w:r>
          </w:p>
        </w:tc>
        <w:tc>
          <w:tcPr>
            <w:tcW w:w="1750" w:type="dxa"/>
          </w:tcPr>
          <w:p w14:paraId="7CE997A8" w14:textId="58D83C34" w:rsidR="009878B2" w:rsidRDefault="00713D64" w:rsidP="00147937">
            <w:pPr>
              <w:pStyle w:val="NormalIndent"/>
              <w:ind w:left="0"/>
            </w:pPr>
            <w:r>
              <w:t>kN-m</w:t>
            </w:r>
          </w:p>
        </w:tc>
      </w:tr>
      <w:tr w:rsidR="00713D64" w14:paraId="7B1A909F" w14:textId="77777777" w:rsidTr="00CE16F6">
        <w:trPr>
          <w:trHeight w:val="291"/>
        </w:trPr>
        <w:tc>
          <w:tcPr>
            <w:tcW w:w="1751" w:type="dxa"/>
          </w:tcPr>
          <w:p w14:paraId="56D409BB" w14:textId="77777777" w:rsidR="00713D64" w:rsidRPr="009878B2" w:rsidRDefault="00713D64" w:rsidP="00147937">
            <w:pPr>
              <w:pStyle w:val="NormalIndent"/>
              <w:ind w:left="0"/>
            </w:pPr>
          </w:p>
        </w:tc>
        <w:tc>
          <w:tcPr>
            <w:tcW w:w="1750" w:type="dxa"/>
          </w:tcPr>
          <w:p w14:paraId="1F8637E2" w14:textId="77777777" w:rsidR="00713D64" w:rsidRDefault="00713D64" w:rsidP="00147937">
            <w:pPr>
              <w:pStyle w:val="NormalIndent"/>
              <w:ind w:left="0"/>
            </w:pPr>
          </w:p>
        </w:tc>
      </w:tr>
    </w:tbl>
    <w:p w14:paraId="5C16DB2F" w14:textId="77777777" w:rsidR="00147937" w:rsidRDefault="00147937" w:rsidP="00147937">
      <w:pPr>
        <w:pStyle w:val="NormalIndent"/>
      </w:pPr>
    </w:p>
    <w:p w14:paraId="34FBE05B" w14:textId="77777777" w:rsidR="0097472C" w:rsidRDefault="0097472C" w:rsidP="00147937">
      <w:pPr>
        <w:pStyle w:val="NormalIndent"/>
      </w:pPr>
    </w:p>
    <w:p w14:paraId="42960115" w14:textId="77777777" w:rsidR="006C4A13" w:rsidRPr="006C4A13" w:rsidRDefault="006C4A13" w:rsidP="006C4A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val="en-US"/>
        </w:rPr>
      </w:pPr>
      <w:r w:rsidRPr="006C4A13">
        <w:rPr>
          <w:rFonts w:ascii="Courier New" w:hAnsi="Courier New" w:cs="Courier New"/>
          <w:b/>
          <w:bCs/>
          <w:color w:val="0000FF"/>
          <w:sz w:val="18"/>
          <w:szCs w:val="18"/>
          <w:lang w:val="en-US"/>
        </w:rPr>
        <w:t xml:space="preserve">units </w:t>
      </w:r>
      <w:r w:rsidRPr="006C4A13">
        <w:rPr>
          <w:rFonts w:ascii="Courier New" w:hAnsi="Courier New" w:cs="Courier New"/>
          <w:color w:val="000000"/>
          <w:sz w:val="18"/>
          <w:szCs w:val="18"/>
          <w:lang w:val="en-US"/>
        </w:rPr>
        <w:t xml:space="preserve">= </w:t>
      </w:r>
      <w:r w:rsidRPr="006C4A13">
        <w:rPr>
          <w:rFonts w:ascii="Courier New" w:hAnsi="Courier New" w:cs="Courier New"/>
          <w:b/>
          <w:bCs/>
          <w:color w:val="008000"/>
          <w:sz w:val="18"/>
          <w:szCs w:val="18"/>
          <w:lang w:val="en-US"/>
        </w:rPr>
        <w:t xml:space="preserve">{'ovality': '#', 'loadTemperature' : 'deg C',  "loadPressure": "psi", </w:t>
      </w:r>
      <w:r w:rsidRPr="006C4A13">
        <w:rPr>
          <w:rFonts w:ascii="Courier New" w:hAnsi="Courier New" w:cs="Courier New"/>
          <w:b/>
          <w:bCs/>
          <w:color w:val="008000"/>
          <w:sz w:val="18"/>
          <w:szCs w:val="18"/>
          <w:lang w:val="en-US"/>
        </w:rPr>
        <w:br/>
        <w:t xml:space="preserve">                    "loadEffectiveTension": "kN", "loadBendingMoment": "kNm"}</w:t>
      </w:r>
    </w:p>
    <w:p w14:paraId="7FF0CD82" w14:textId="77777777" w:rsidR="006C4A13" w:rsidRDefault="006C4A13" w:rsidP="00147937">
      <w:pPr>
        <w:pStyle w:val="NormalIndent"/>
      </w:pPr>
    </w:p>
    <w:p w14:paraId="76A344CF" w14:textId="0F0D9795" w:rsidR="00EE0900" w:rsidRDefault="0008026A" w:rsidP="0008026A">
      <w:pPr>
        <w:pStyle w:val="Heading2"/>
      </w:pPr>
      <w:bookmarkStart w:id="27" w:name="_Toc524525621"/>
      <w:r>
        <w:t>DNV-OS-F101.ini</w:t>
      </w:r>
      <w:bookmarkEnd w:id="27"/>
    </w:p>
    <w:tbl>
      <w:tblPr>
        <w:tblStyle w:val="TableGrid"/>
        <w:tblW w:w="9470" w:type="dxa"/>
        <w:tblInd w:w="794" w:type="dxa"/>
        <w:tblLayout w:type="fixed"/>
        <w:tblLook w:val="04A0" w:firstRow="1" w:lastRow="0" w:firstColumn="1" w:lastColumn="0" w:noHBand="0" w:noVBand="1"/>
      </w:tblPr>
      <w:tblGrid>
        <w:gridCol w:w="3403"/>
        <w:gridCol w:w="4785"/>
        <w:gridCol w:w="643"/>
        <w:gridCol w:w="639"/>
      </w:tblGrid>
      <w:tr w:rsidR="00961A2E" w:rsidRPr="007064A9" w14:paraId="15829D3B" w14:textId="235CA0F2" w:rsidTr="00961A2E">
        <w:tc>
          <w:tcPr>
            <w:tcW w:w="3403" w:type="dxa"/>
          </w:tcPr>
          <w:p w14:paraId="58506F8E" w14:textId="55CEAEAD" w:rsidR="00961A2E" w:rsidRPr="007064A9" w:rsidRDefault="00FD2EEB" w:rsidP="00FD2EEB">
            <w:pPr>
              <w:pStyle w:val="NormalIndent"/>
              <w:ind w:left="0"/>
              <w:rPr>
                <w:b/>
                <w:sz w:val="12"/>
                <w:szCs w:val="12"/>
              </w:rPr>
            </w:pPr>
            <w:bookmarkStart w:id="28" w:name="_Hlk519506556"/>
            <w:r w:rsidRPr="007064A9">
              <w:rPr>
                <w:b/>
                <w:sz w:val="12"/>
                <w:szCs w:val="12"/>
              </w:rPr>
              <w:t>Python Code</w:t>
            </w:r>
          </w:p>
        </w:tc>
        <w:tc>
          <w:tcPr>
            <w:tcW w:w="4785" w:type="dxa"/>
          </w:tcPr>
          <w:p w14:paraId="20D48F1A" w14:textId="75101662" w:rsidR="00961A2E" w:rsidRPr="007064A9" w:rsidRDefault="00FD2EEB" w:rsidP="00961A2E">
            <w:pPr>
              <w:pStyle w:val="NormalIndent"/>
              <w:ind w:left="0"/>
              <w:rPr>
                <w:sz w:val="12"/>
                <w:szCs w:val="12"/>
              </w:rPr>
            </w:pPr>
            <w:r w:rsidRPr="007064A9">
              <w:rPr>
                <w:sz w:val="12"/>
                <w:szCs w:val="12"/>
              </w:rPr>
              <w:t xml:space="preserve">Code </w:t>
            </w:r>
          </w:p>
        </w:tc>
        <w:tc>
          <w:tcPr>
            <w:tcW w:w="643" w:type="dxa"/>
          </w:tcPr>
          <w:p w14:paraId="35E77724" w14:textId="7D50317E" w:rsidR="00961A2E" w:rsidRPr="007064A9" w:rsidRDefault="00961A2E" w:rsidP="00961A2E">
            <w:pPr>
              <w:pStyle w:val="NormalIndent"/>
              <w:ind w:left="0"/>
              <w:rPr>
                <w:sz w:val="12"/>
                <w:szCs w:val="12"/>
              </w:rPr>
            </w:pPr>
            <w:r w:rsidRPr="007064A9">
              <w:rPr>
                <w:sz w:val="12"/>
                <w:szCs w:val="12"/>
              </w:rPr>
              <w:t>Reference/ Notes</w:t>
            </w:r>
          </w:p>
        </w:tc>
        <w:tc>
          <w:tcPr>
            <w:tcW w:w="639" w:type="dxa"/>
          </w:tcPr>
          <w:p w14:paraId="339725C7" w14:textId="770BD8BE" w:rsidR="00961A2E" w:rsidRPr="007064A9" w:rsidRDefault="00961A2E" w:rsidP="00961A2E">
            <w:pPr>
              <w:pStyle w:val="NormalIndent"/>
              <w:ind w:left="0"/>
              <w:rPr>
                <w:sz w:val="12"/>
                <w:szCs w:val="12"/>
              </w:rPr>
            </w:pPr>
            <w:r w:rsidRPr="007064A9">
              <w:rPr>
                <w:sz w:val="12"/>
                <w:szCs w:val="12"/>
              </w:rPr>
              <w:t>Units</w:t>
            </w:r>
          </w:p>
        </w:tc>
      </w:tr>
      <w:bookmarkEnd w:id="28"/>
      <w:tr w:rsidR="0060024B" w:rsidRPr="007064A9" w14:paraId="757BD6BC" w14:textId="77777777" w:rsidTr="00961A2E">
        <w:tc>
          <w:tcPr>
            <w:tcW w:w="3403" w:type="dxa"/>
          </w:tcPr>
          <w:p w14:paraId="66013ECC"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[materialResistanceFactors]</w:t>
            </w:r>
          </w:p>
          <w:p w14:paraId="58D2F2C5"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SLS = 1.15</w:t>
            </w:r>
          </w:p>
          <w:p w14:paraId="2FB86787"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ULS = 1.15</w:t>
            </w:r>
          </w:p>
          <w:p w14:paraId="50687877" w14:textId="77777777" w:rsidR="0060024B" w:rsidRPr="007064A9" w:rsidRDefault="0060024B" w:rsidP="00600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ALS = 1.15</w:t>
            </w:r>
          </w:p>
          <w:p w14:paraId="26E0B1F8" w14:textId="52E23F93" w:rsidR="0060024B" w:rsidRPr="007064A9" w:rsidRDefault="0060024B" w:rsidP="0060024B">
            <w:pPr>
              <w:pStyle w:val="NormalIndent"/>
              <w:ind w:left="0"/>
              <w:rPr>
                <w:b/>
                <w:sz w:val="12"/>
                <w:szCs w:val="12"/>
              </w:rPr>
            </w:pPr>
            <w:r w:rsidRPr="007064A9">
              <w:rPr>
                <w:rFonts w:ascii="Courier New" w:hAnsi="Courier New" w:cs="Courier New"/>
                <w:bCs/>
                <w:color w:val="000080"/>
                <w:sz w:val="12"/>
                <w:szCs w:val="12"/>
                <w:lang w:val="en-US"/>
              </w:rPr>
              <w:t>FLS = 1.00</w:t>
            </w:r>
          </w:p>
        </w:tc>
        <w:tc>
          <w:tcPr>
            <w:tcW w:w="4785" w:type="dxa"/>
          </w:tcPr>
          <w:p w14:paraId="15182CE5" w14:textId="4CADDC25" w:rsidR="0060024B" w:rsidRPr="007064A9" w:rsidRDefault="0060024B" w:rsidP="0060024B">
            <w:pPr>
              <w:pStyle w:val="NormalIndent"/>
              <w:ind w:left="0"/>
              <w:rPr>
                <w:sz w:val="12"/>
                <w:szCs w:val="12"/>
              </w:rPr>
            </w:pPr>
            <w:r w:rsidRPr="007064A9">
              <w:rPr>
                <w:noProof/>
                <w:sz w:val="12"/>
                <w:szCs w:val="12"/>
                <w:lang w:val="en-IN" w:eastAsia="en-IN"/>
              </w:rPr>
              <w:drawing>
                <wp:inline distT="0" distB="0" distL="0" distR="0" wp14:anchorId="44E346F1" wp14:editId="5E255AAC">
                  <wp:extent cx="2082189" cy="548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82189" cy="548640"/>
                          </a:xfrm>
                          <a:prstGeom prst="rect">
                            <a:avLst/>
                          </a:prstGeom>
                        </pic:spPr>
                      </pic:pic>
                    </a:graphicData>
                  </a:graphic>
                </wp:inline>
              </w:drawing>
            </w:r>
          </w:p>
        </w:tc>
        <w:tc>
          <w:tcPr>
            <w:tcW w:w="643" w:type="dxa"/>
          </w:tcPr>
          <w:p w14:paraId="5A14717E" w14:textId="5BA80A4C" w:rsidR="0060024B" w:rsidRPr="007064A9" w:rsidRDefault="0060024B" w:rsidP="0060024B">
            <w:pPr>
              <w:pStyle w:val="NormalIndent"/>
              <w:ind w:left="0"/>
              <w:rPr>
                <w:sz w:val="12"/>
                <w:szCs w:val="12"/>
              </w:rPr>
            </w:pPr>
            <w:r w:rsidRPr="007064A9">
              <w:rPr>
                <w:sz w:val="12"/>
                <w:szCs w:val="12"/>
              </w:rPr>
              <w:t xml:space="preserve">Sec </w:t>
            </w:r>
            <w:r w:rsidR="00F10456" w:rsidRPr="007064A9">
              <w:rPr>
                <w:sz w:val="12"/>
                <w:szCs w:val="12"/>
              </w:rPr>
              <w:t>5</w:t>
            </w:r>
            <w:r w:rsidRPr="007064A9">
              <w:rPr>
                <w:sz w:val="12"/>
                <w:szCs w:val="12"/>
              </w:rPr>
              <w:t xml:space="preserve"> </w:t>
            </w:r>
          </w:p>
          <w:p w14:paraId="5B7F10B3" w14:textId="5E110C9D" w:rsidR="0060024B" w:rsidRPr="007064A9" w:rsidRDefault="0060024B" w:rsidP="00F10456">
            <w:pPr>
              <w:pStyle w:val="NormalIndent"/>
              <w:ind w:left="0"/>
              <w:rPr>
                <w:sz w:val="12"/>
                <w:szCs w:val="12"/>
              </w:rPr>
            </w:pPr>
            <w:r w:rsidRPr="007064A9">
              <w:rPr>
                <w:sz w:val="12"/>
                <w:szCs w:val="12"/>
              </w:rPr>
              <w:t>C</w:t>
            </w:r>
            <w:r w:rsidR="00F10456" w:rsidRPr="007064A9">
              <w:rPr>
                <w:sz w:val="12"/>
                <w:szCs w:val="12"/>
              </w:rPr>
              <w:t xml:space="preserve"> </w:t>
            </w:r>
            <w:r w:rsidRPr="007064A9">
              <w:rPr>
                <w:sz w:val="12"/>
                <w:szCs w:val="12"/>
              </w:rPr>
              <w:t>203</w:t>
            </w:r>
          </w:p>
        </w:tc>
        <w:tc>
          <w:tcPr>
            <w:tcW w:w="639" w:type="dxa"/>
          </w:tcPr>
          <w:p w14:paraId="34B0961E" w14:textId="4DE9898F" w:rsidR="0060024B" w:rsidRPr="007064A9" w:rsidRDefault="0060024B" w:rsidP="0060024B">
            <w:pPr>
              <w:pStyle w:val="NormalIndent"/>
              <w:ind w:left="0"/>
              <w:rPr>
                <w:sz w:val="12"/>
                <w:szCs w:val="12"/>
              </w:rPr>
            </w:pPr>
            <w:r w:rsidRPr="007064A9">
              <w:rPr>
                <w:sz w:val="12"/>
                <w:szCs w:val="12"/>
              </w:rPr>
              <w:t>#</w:t>
            </w:r>
          </w:p>
        </w:tc>
      </w:tr>
      <w:tr w:rsidR="00F10456" w:rsidRPr="007064A9" w14:paraId="0C7663C8" w14:textId="77777777" w:rsidTr="00961A2E">
        <w:tc>
          <w:tcPr>
            <w:tcW w:w="3403" w:type="dxa"/>
          </w:tcPr>
          <w:p w14:paraId="1383B9FF" w14:textId="77777777"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[pressureContainment]</w:t>
            </w:r>
          </w:p>
          <w:p w14:paraId="3F832050" w14:textId="77777777"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safetyClass = {"low": 1.046, "medium" : 1.138, "high" : 1.308}</w:t>
            </w:r>
          </w:p>
          <w:p w14:paraId="247B6B24" w14:textId="77777777"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[other]</w:t>
            </w:r>
          </w:p>
          <w:p w14:paraId="626E83C3" w14:textId="2DCA01E5" w:rsidR="00F10456" w:rsidRPr="007064A9" w:rsidRDefault="00F10456" w:rsidP="00F104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safetyClass = {"low": 1.04, "medium" : 1.14, "high" : 1.26}</w:t>
            </w:r>
          </w:p>
        </w:tc>
        <w:tc>
          <w:tcPr>
            <w:tcW w:w="4785" w:type="dxa"/>
          </w:tcPr>
          <w:p w14:paraId="44C1C434" w14:textId="7D8CAFD7" w:rsidR="00F10456" w:rsidRPr="007064A9" w:rsidRDefault="00F10456" w:rsidP="00F10456">
            <w:pPr>
              <w:pStyle w:val="NormalIndent"/>
              <w:ind w:left="0"/>
              <w:rPr>
                <w:noProof/>
                <w:sz w:val="12"/>
                <w:szCs w:val="12"/>
                <w:lang w:val="en-US"/>
              </w:rPr>
            </w:pPr>
            <w:r w:rsidRPr="007064A9">
              <w:rPr>
                <w:noProof/>
                <w:sz w:val="12"/>
                <w:szCs w:val="12"/>
                <w:lang w:val="en-IN" w:eastAsia="en-IN"/>
              </w:rPr>
              <w:drawing>
                <wp:inline distT="0" distB="0" distL="0" distR="0" wp14:anchorId="1942C23F" wp14:editId="1EFF7917">
                  <wp:extent cx="2651760" cy="1083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1760" cy="1083571"/>
                          </a:xfrm>
                          <a:prstGeom prst="rect">
                            <a:avLst/>
                          </a:prstGeom>
                        </pic:spPr>
                      </pic:pic>
                    </a:graphicData>
                  </a:graphic>
                </wp:inline>
              </w:drawing>
            </w:r>
          </w:p>
        </w:tc>
        <w:tc>
          <w:tcPr>
            <w:tcW w:w="643" w:type="dxa"/>
          </w:tcPr>
          <w:p w14:paraId="42D9DBD5" w14:textId="77777777" w:rsidR="00F10456" w:rsidRPr="007064A9" w:rsidRDefault="00F10456" w:rsidP="00F10456">
            <w:pPr>
              <w:pStyle w:val="NormalIndent"/>
              <w:ind w:left="0"/>
              <w:rPr>
                <w:sz w:val="12"/>
                <w:szCs w:val="12"/>
              </w:rPr>
            </w:pPr>
            <w:r w:rsidRPr="007064A9">
              <w:rPr>
                <w:sz w:val="12"/>
                <w:szCs w:val="12"/>
              </w:rPr>
              <w:t>Sec 5</w:t>
            </w:r>
          </w:p>
          <w:p w14:paraId="5012D647" w14:textId="45A6CF3C" w:rsidR="00F10456" w:rsidRPr="007064A9" w:rsidRDefault="00F10456" w:rsidP="00F10456">
            <w:pPr>
              <w:pStyle w:val="NormalIndent"/>
              <w:ind w:left="0"/>
              <w:rPr>
                <w:sz w:val="12"/>
                <w:szCs w:val="12"/>
              </w:rPr>
            </w:pPr>
            <w:r w:rsidRPr="007064A9">
              <w:rPr>
                <w:sz w:val="12"/>
                <w:szCs w:val="12"/>
              </w:rPr>
              <w:t>C 204</w:t>
            </w:r>
          </w:p>
          <w:p w14:paraId="5890DC1A" w14:textId="77777777" w:rsidR="00F10456" w:rsidRPr="007064A9" w:rsidRDefault="00F10456" w:rsidP="00F10456">
            <w:pPr>
              <w:pStyle w:val="NormalIndent"/>
              <w:ind w:left="0"/>
              <w:rPr>
                <w:sz w:val="12"/>
                <w:szCs w:val="12"/>
              </w:rPr>
            </w:pPr>
          </w:p>
        </w:tc>
        <w:tc>
          <w:tcPr>
            <w:tcW w:w="639" w:type="dxa"/>
          </w:tcPr>
          <w:p w14:paraId="4858A9C9" w14:textId="7DB33D5A" w:rsidR="00F10456" w:rsidRPr="007064A9" w:rsidRDefault="00F10456" w:rsidP="00F10456">
            <w:pPr>
              <w:pStyle w:val="NormalIndent"/>
              <w:ind w:left="0"/>
              <w:rPr>
                <w:sz w:val="12"/>
                <w:szCs w:val="12"/>
              </w:rPr>
            </w:pPr>
            <w:r w:rsidRPr="007064A9">
              <w:rPr>
                <w:sz w:val="12"/>
                <w:szCs w:val="12"/>
              </w:rPr>
              <w:t>#</w:t>
            </w:r>
          </w:p>
        </w:tc>
      </w:tr>
      <w:tr w:rsidR="009D300C" w:rsidRPr="007064A9" w14:paraId="63C15E10" w14:textId="77777777" w:rsidTr="00961A2E">
        <w:tc>
          <w:tcPr>
            <w:tcW w:w="3403" w:type="dxa"/>
          </w:tcPr>
          <w:p w14:paraId="1A48FD21" w14:textId="77777777"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p w14:paraId="7D238804" w14:textId="77777777"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[materialStrengthFactors]</w:t>
            </w:r>
          </w:p>
          <w:p w14:paraId="57260806" w14:textId="77777777"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 xml:space="preserve">Normally </w:t>
            </w:r>
            <w:r w:rsidRPr="007064A9">
              <w:rPr>
                <w:rFonts w:ascii="Courier New" w:hAnsi="Courier New" w:cs="Courier New"/>
                <w:bCs/>
                <w:color w:val="008000"/>
                <w:sz w:val="12"/>
                <w:szCs w:val="12"/>
                <w:lang w:val="en-US"/>
              </w:rPr>
              <w:t>= 0.96</w:t>
            </w:r>
          </w:p>
          <w:p w14:paraId="63F45951" w14:textId="690EB0B5" w:rsidR="009D300C" w:rsidRPr="007064A9" w:rsidRDefault="009D300C" w:rsidP="009D30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 xml:space="preserve">suplementaryRequirement = </w:t>
            </w:r>
            <w:r w:rsidRPr="007064A9">
              <w:rPr>
                <w:rFonts w:ascii="Courier New" w:hAnsi="Courier New" w:cs="Courier New"/>
                <w:bCs/>
                <w:color w:val="008000"/>
                <w:sz w:val="12"/>
                <w:szCs w:val="12"/>
                <w:lang w:val="en-US"/>
              </w:rPr>
              <w:t>1.00</w:t>
            </w:r>
          </w:p>
        </w:tc>
        <w:tc>
          <w:tcPr>
            <w:tcW w:w="4785" w:type="dxa"/>
          </w:tcPr>
          <w:p w14:paraId="30137269" w14:textId="739E0A7C" w:rsidR="009D300C" w:rsidRPr="007064A9" w:rsidRDefault="009D300C" w:rsidP="009D300C">
            <w:pPr>
              <w:pStyle w:val="NormalIndent"/>
              <w:ind w:left="0"/>
              <w:rPr>
                <w:noProof/>
                <w:sz w:val="12"/>
                <w:szCs w:val="12"/>
                <w:lang w:val="en-US"/>
              </w:rPr>
            </w:pPr>
            <w:r w:rsidRPr="007064A9">
              <w:rPr>
                <w:noProof/>
                <w:sz w:val="12"/>
                <w:szCs w:val="12"/>
                <w:lang w:val="en-IN" w:eastAsia="en-IN"/>
              </w:rPr>
              <w:drawing>
                <wp:inline distT="0" distB="0" distL="0" distR="0" wp14:anchorId="1105251F" wp14:editId="0D6DC34C">
                  <wp:extent cx="2146515" cy="4572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46515" cy="457200"/>
                          </a:xfrm>
                          <a:prstGeom prst="rect">
                            <a:avLst/>
                          </a:prstGeom>
                        </pic:spPr>
                      </pic:pic>
                    </a:graphicData>
                  </a:graphic>
                </wp:inline>
              </w:drawing>
            </w:r>
          </w:p>
        </w:tc>
        <w:tc>
          <w:tcPr>
            <w:tcW w:w="643" w:type="dxa"/>
          </w:tcPr>
          <w:p w14:paraId="46E9F474" w14:textId="1DCB2171" w:rsidR="009D300C" w:rsidRPr="007064A9" w:rsidRDefault="009D300C" w:rsidP="009D300C">
            <w:pPr>
              <w:pStyle w:val="NormalIndent"/>
              <w:ind w:left="0"/>
              <w:rPr>
                <w:sz w:val="12"/>
                <w:szCs w:val="12"/>
              </w:rPr>
            </w:pPr>
            <w:r w:rsidRPr="007064A9">
              <w:rPr>
                <w:sz w:val="12"/>
                <w:szCs w:val="12"/>
              </w:rPr>
              <w:t xml:space="preserve">Sec </w:t>
            </w:r>
            <w:r w:rsidR="005D3DAE" w:rsidRPr="007064A9">
              <w:rPr>
                <w:sz w:val="12"/>
                <w:szCs w:val="12"/>
              </w:rPr>
              <w:t>5</w:t>
            </w:r>
            <w:r w:rsidRPr="007064A9">
              <w:rPr>
                <w:sz w:val="12"/>
                <w:szCs w:val="12"/>
              </w:rPr>
              <w:t xml:space="preserve"> </w:t>
            </w:r>
          </w:p>
          <w:p w14:paraId="7518F4E4" w14:textId="1853E8AD" w:rsidR="009D300C" w:rsidRPr="007064A9" w:rsidRDefault="009D300C" w:rsidP="009D300C">
            <w:pPr>
              <w:pStyle w:val="NormalIndent"/>
              <w:ind w:left="0"/>
              <w:rPr>
                <w:sz w:val="12"/>
                <w:szCs w:val="12"/>
              </w:rPr>
            </w:pPr>
            <w:r w:rsidRPr="007064A9">
              <w:rPr>
                <w:sz w:val="12"/>
                <w:szCs w:val="12"/>
              </w:rPr>
              <w:t>C306</w:t>
            </w:r>
          </w:p>
        </w:tc>
        <w:tc>
          <w:tcPr>
            <w:tcW w:w="639" w:type="dxa"/>
          </w:tcPr>
          <w:p w14:paraId="5977CB5C" w14:textId="6611E2DA" w:rsidR="009D300C" w:rsidRPr="007064A9" w:rsidRDefault="009D300C" w:rsidP="009D300C">
            <w:pPr>
              <w:pStyle w:val="NormalIndent"/>
              <w:ind w:left="0"/>
              <w:rPr>
                <w:sz w:val="12"/>
                <w:szCs w:val="12"/>
              </w:rPr>
            </w:pPr>
            <w:r w:rsidRPr="007064A9">
              <w:rPr>
                <w:sz w:val="12"/>
                <w:szCs w:val="12"/>
              </w:rPr>
              <w:t>#</w:t>
            </w:r>
          </w:p>
        </w:tc>
      </w:tr>
      <w:tr w:rsidR="009509E9" w:rsidRPr="007064A9" w14:paraId="7F6DA426" w14:textId="77777777" w:rsidTr="00961A2E">
        <w:tc>
          <w:tcPr>
            <w:tcW w:w="3403" w:type="dxa"/>
          </w:tcPr>
          <w:p w14:paraId="22F4C4AF" w14:textId="77777777" w:rsidR="009509E9" w:rsidRPr="007064A9" w:rsidRDefault="009509E9" w:rsidP="0095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lastRenderedPageBreak/>
              <w:t>[materialFabrication]</w:t>
            </w:r>
          </w:p>
          <w:p w14:paraId="689BE3C9" w14:textId="232A368E" w:rsidR="009509E9" w:rsidRPr="007064A9" w:rsidRDefault="009509E9" w:rsidP="00950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factors = {"Seamless": 0.96, "UO" : 1.00, "TRB" : 0.93, "ERW" : 0.93, "UOE" : 0.85}</w:t>
            </w:r>
          </w:p>
        </w:tc>
        <w:tc>
          <w:tcPr>
            <w:tcW w:w="4785" w:type="dxa"/>
          </w:tcPr>
          <w:p w14:paraId="3F7E84FD" w14:textId="257BBC48" w:rsidR="009509E9" w:rsidRPr="007064A9" w:rsidRDefault="009509E9" w:rsidP="009509E9">
            <w:pPr>
              <w:pStyle w:val="NormalIndent"/>
              <w:ind w:left="0"/>
              <w:rPr>
                <w:noProof/>
                <w:sz w:val="12"/>
                <w:szCs w:val="12"/>
                <w:lang w:val="en-US"/>
              </w:rPr>
            </w:pPr>
            <w:r w:rsidRPr="007064A9">
              <w:rPr>
                <w:noProof/>
                <w:sz w:val="12"/>
                <w:szCs w:val="12"/>
                <w:lang w:val="en-IN" w:eastAsia="en-IN"/>
              </w:rPr>
              <w:drawing>
                <wp:inline distT="0" distB="0" distL="0" distR="0" wp14:anchorId="16F2CFB4" wp14:editId="7C16F30B">
                  <wp:extent cx="2743200" cy="548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43200" cy="548640"/>
                          </a:xfrm>
                          <a:prstGeom prst="rect">
                            <a:avLst/>
                          </a:prstGeom>
                        </pic:spPr>
                      </pic:pic>
                    </a:graphicData>
                  </a:graphic>
                </wp:inline>
              </w:drawing>
            </w:r>
          </w:p>
        </w:tc>
        <w:tc>
          <w:tcPr>
            <w:tcW w:w="643" w:type="dxa"/>
          </w:tcPr>
          <w:p w14:paraId="1776F837" w14:textId="7EAFC5FB" w:rsidR="009509E9" w:rsidRPr="007064A9" w:rsidRDefault="009509E9" w:rsidP="009509E9">
            <w:pPr>
              <w:pStyle w:val="NormalIndent"/>
              <w:ind w:left="0"/>
              <w:rPr>
                <w:sz w:val="12"/>
                <w:szCs w:val="12"/>
              </w:rPr>
            </w:pPr>
            <w:r w:rsidRPr="007064A9">
              <w:rPr>
                <w:sz w:val="12"/>
                <w:szCs w:val="12"/>
              </w:rPr>
              <w:t xml:space="preserve">Sec 5 </w:t>
            </w:r>
          </w:p>
          <w:p w14:paraId="73C0B81F" w14:textId="4A1D1C56" w:rsidR="009509E9" w:rsidRPr="007064A9" w:rsidRDefault="009509E9" w:rsidP="009509E9">
            <w:pPr>
              <w:pStyle w:val="NormalIndent"/>
              <w:ind w:left="0"/>
              <w:rPr>
                <w:sz w:val="12"/>
                <w:szCs w:val="12"/>
              </w:rPr>
            </w:pPr>
            <w:r w:rsidRPr="007064A9">
              <w:rPr>
                <w:sz w:val="12"/>
                <w:szCs w:val="12"/>
              </w:rPr>
              <w:t>C307</w:t>
            </w:r>
          </w:p>
        </w:tc>
        <w:tc>
          <w:tcPr>
            <w:tcW w:w="639" w:type="dxa"/>
          </w:tcPr>
          <w:p w14:paraId="436471C6" w14:textId="59D4FE96" w:rsidR="009509E9" w:rsidRPr="007064A9" w:rsidRDefault="009509E9" w:rsidP="009509E9">
            <w:pPr>
              <w:pStyle w:val="NormalIndent"/>
              <w:ind w:left="0"/>
              <w:rPr>
                <w:sz w:val="12"/>
                <w:szCs w:val="12"/>
              </w:rPr>
            </w:pPr>
            <w:r w:rsidRPr="007064A9">
              <w:rPr>
                <w:sz w:val="12"/>
                <w:szCs w:val="12"/>
              </w:rPr>
              <w:t>#</w:t>
            </w:r>
          </w:p>
        </w:tc>
      </w:tr>
      <w:tr w:rsidR="00E46E80" w:rsidRPr="007064A9" w14:paraId="3BF7CE69" w14:textId="77777777" w:rsidTr="00961A2E">
        <w:tc>
          <w:tcPr>
            <w:tcW w:w="3403" w:type="dxa"/>
          </w:tcPr>
          <w:p w14:paraId="1C6652C9" w14:textId="77777777"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[pressureTestSafetyFactors]</w:t>
            </w:r>
          </w:p>
          <w:p w14:paraId="1C82AD82" w14:textId="77777777"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mill = {"low": 1.0, "medium" : 1.088, "high" : 1.251}</w:t>
            </w:r>
          </w:p>
          <w:p w14:paraId="37327FD4" w14:textId="5C470873"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7064A9">
              <w:rPr>
                <w:rFonts w:ascii="Courier New" w:hAnsi="Courier New" w:cs="Courier New"/>
                <w:bCs/>
                <w:color w:val="000080"/>
                <w:sz w:val="12"/>
                <w:szCs w:val="12"/>
                <w:lang w:val="en-US"/>
              </w:rPr>
              <w:t>system = {"low": 1.03, "medium" : 1.05, "high" : 1.05}</w:t>
            </w:r>
          </w:p>
        </w:tc>
        <w:tc>
          <w:tcPr>
            <w:tcW w:w="4785" w:type="dxa"/>
          </w:tcPr>
          <w:p w14:paraId="275EB68B" w14:textId="2C1C14C5" w:rsidR="00E46E80" w:rsidRPr="007064A9" w:rsidRDefault="00E46E80" w:rsidP="00E46E80">
            <w:pPr>
              <w:pStyle w:val="NormalIndent"/>
              <w:ind w:left="0"/>
              <w:rPr>
                <w:noProof/>
                <w:sz w:val="12"/>
                <w:szCs w:val="12"/>
                <w:lang w:val="en-US"/>
              </w:rPr>
            </w:pPr>
            <w:r w:rsidRPr="007064A9">
              <w:rPr>
                <w:noProof/>
                <w:sz w:val="12"/>
                <w:szCs w:val="12"/>
                <w:lang w:val="en-IN" w:eastAsia="en-IN"/>
              </w:rPr>
              <w:drawing>
                <wp:inline distT="0" distB="0" distL="0" distR="0" wp14:anchorId="4C55A01C" wp14:editId="0BEC2426">
                  <wp:extent cx="2405449"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05449" cy="914400"/>
                          </a:xfrm>
                          <a:prstGeom prst="rect">
                            <a:avLst/>
                          </a:prstGeom>
                        </pic:spPr>
                      </pic:pic>
                    </a:graphicData>
                  </a:graphic>
                </wp:inline>
              </w:drawing>
            </w:r>
          </w:p>
        </w:tc>
        <w:tc>
          <w:tcPr>
            <w:tcW w:w="643" w:type="dxa"/>
          </w:tcPr>
          <w:p w14:paraId="7D336E56" w14:textId="77777777" w:rsidR="00E46E80" w:rsidRPr="007064A9" w:rsidRDefault="00E46E80" w:rsidP="00E46E80">
            <w:pPr>
              <w:pStyle w:val="NormalIndent"/>
              <w:ind w:left="0"/>
              <w:rPr>
                <w:sz w:val="12"/>
                <w:szCs w:val="12"/>
              </w:rPr>
            </w:pPr>
            <w:r w:rsidRPr="007064A9">
              <w:rPr>
                <w:sz w:val="12"/>
                <w:szCs w:val="12"/>
              </w:rPr>
              <w:t xml:space="preserve">Sec 5 </w:t>
            </w:r>
          </w:p>
          <w:p w14:paraId="778DB3C1" w14:textId="391CE3B6" w:rsidR="00E46E80" w:rsidRPr="007064A9" w:rsidRDefault="00E46E80" w:rsidP="00E46E80">
            <w:pPr>
              <w:pStyle w:val="NormalIndent"/>
              <w:ind w:left="0"/>
              <w:rPr>
                <w:sz w:val="12"/>
                <w:szCs w:val="12"/>
              </w:rPr>
            </w:pPr>
            <w:r w:rsidRPr="007064A9">
              <w:rPr>
                <w:sz w:val="12"/>
                <w:szCs w:val="12"/>
              </w:rPr>
              <w:t>D201</w:t>
            </w:r>
          </w:p>
        </w:tc>
        <w:tc>
          <w:tcPr>
            <w:tcW w:w="639" w:type="dxa"/>
          </w:tcPr>
          <w:p w14:paraId="1235FB56" w14:textId="24588A5F" w:rsidR="00E46E80" w:rsidRPr="007064A9" w:rsidRDefault="00E46E80" w:rsidP="00E46E80">
            <w:pPr>
              <w:pStyle w:val="NormalIndent"/>
              <w:ind w:left="0"/>
              <w:rPr>
                <w:sz w:val="12"/>
                <w:szCs w:val="12"/>
              </w:rPr>
            </w:pPr>
            <w:r w:rsidRPr="007064A9">
              <w:rPr>
                <w:sz w:val="12"/>
                <w:szCs w:val="12"/>
              </w:rPr>
              <w:t>#</w:t>
            </w:r>
          </w:p>
        </w:tc>
      </w:tr>
      <w:tr w:rsidR="00E46E80" w:rsidRPr="007064A9" w14:paraId="2897D5F9" w14:textId="530EF77C" w:rsidTr="00961A2E">
        <w:tc>
          <w:tcPr>
            <w:tcW w:w="3403" w:type="dxa"/>
          </w:tcPr>
          <w:p w14:paraId="0497149D" w14:textId="77777777" w:rsidR="00E46E80" w:rsidRPr="00AC4D97"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2"/>
                <w:szCs w:val="12"/>
                <w:lang w:val="en-US"/>
              </w:rPr>
            </w:pPr>
            <w:r w:rsidRPr="00AC4D97">
              <w:rPr>
                <w:rFonts w:ascii="Courier New" w:hAnsi="Courier New" w:cs="Courier New"/>
                <w:bCs/>
                <w:color w:val="000080"/>
                <w:sz w:val="12"/>
                <w:szCs w:val="12"/>
                <w:lang w:val="en-US"/>
              </w:rPr>
              <w:t>[loadEffectFactors]</w:t>
            </w:r>
            <w:r w:rsidRPr="00AC4D97">
              <w:rPr>
                <w:rFonts w:ascii="Courier New" w:hAnsi="Courier New" w:cs="Courier New"/>
                <w:bCs/>
                <w:color w:val="000080"/>
                <w:sz w:val="12"/>
                <w:szCs w:val="12"/>
                <w:lang w:val="en-US"/>
              </w:rPr>
              <w:br/>
            </w:r>
            <w:r w:rsidRPr="00AC4D97">
              <w:rPr>
                <w:rFonts w:ascii="Courier New" w:hAnsi="Courier New" w:cs="Courier New"/>
                <w:bCs/>
                <w:color w:val="0000FF"/>
                <w:sz w:val="12"/>
                <w:szCs w:val="12"/>
                <w:lang w:val="en-US"/>
              </w:rPr>
              <w:t xml:space="preserve">values </w:t>
            </w:r>
            <w:r w:rsidRPr="00AC4D97">
              <w:rPr>
                <w:rFonts w:ascii="Courier New" w:hAnsi="Courier New" w:cs="Courier New"/>
                <w:color w:val="000000"/>
                <w:sz w:val="12"/>
                <w:szCs w:val="12"/>
                <w:lang w:val="en-US"/>
              </w:rPr>
              <w:t xml:space="preserve">= </w:t>
            </w:r>
            <w:r w:rsidRPr="00AC4D97">
              <w:rPr>
                <w:rFonts w:ascii="Courier New" w:hAnsi="Courier New" w:cs="Courier New"/>
                <w:bCs/>
                <w:color w:val="008000"/>
                <w:sz w:val="12"/>
                <w:szCs w:val="12"/>
                <w:lang w:val="en-US"/>
              </w:rPr>
              <w:t>{"ULS": {"functional": 1.2, "environmental" : 0.7, "interference" : 0.0, "accidental" : 0.0},</w:t>
            </w:r>
            <w:r w:rsidRPr="00AC4D97">
              <w:rPr>
                <w:rFonts w:ascii="Courier New" w:hAnsi="Courier New" w:cs="Courier New"/>
                <w:bCs/>
                <w:color w:val="008000"/>
                <w:sz w:val="12"/>
                <w:szCs w:val="12"/>
                <w:lang w:val="en-US"/>
              </w:rPr>
              <w:br/>
              <w:t xml:space="preserve">          "ULS_Local" : {"functional": 1.1, "environmental" : 1.3, "interference" : 1.1, "accidental" : 0.0},</w:t>
            </w:r>
            <w:r w:rsidRPr="00AC4D97">
              <w:rPr>
                <w:rFonts w:ascii="Courier New" w:hAnsi="Courier New" w:cs="Courier New"/>
                <w:bCs/>
                <w:color w:val="008000"/>
                <w:sz w:val="12"/>
                <w:szCs w:val="12"/>
                <w:lang w:val="en-US"/>
              </w:rPr>
              <w:br/>
              <w:t xml:space="preserve">          "FLS" :       {"functional": 1.0, "environmental" : 1.0, "interference" : 1.0, "accidental" : 0.0},</w:t>
            </w:r>
            <w:r w:rsidRPr="00AC4D97">
              <w:rPr>
                <w:rFonts w:ascii="Courier New" w:hAnsi="Courier New" w:cs="Courier New"/>
                <w:bCs/>
                <w:color w:val="008000"/>
                <w:sz w:val="12"/>
                <w:szCs w:val="12"/>
                <w:lang w:val="en-US"/>
              </w:rPr>
              <w:br/>
              <w:t xml:space="preserve">          "ALS" :       {"functional": 1.0, "environmental" : 1.0, "interference" : 1.0, "accidental" : 1.0} }</w:t>
            </w:r>
          </w:p>
          <w:p w14:paraId="4A6B32BA" w14:textId="77777777"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p w14:paraId="44D6D49C" w14:textId="0AC0C0A0" w:rsidR="00E46E80" w:rsidRPr="007064A9"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tc>
        <w:tc>
          <w:tcPr>
            <w:tcW w:w="4785" w:type="dxa"/>
          </w:tcPr>
          <w:p w14:paraId="00A72DE2" w14:textId="59C2E9CB" w:rsidR="00E46E80" w:rsidRPr="007064A9" w:rsidRDefault="00E46E80" w:rsidP="00E46E80">
            <w:pPr>
              <w:pStyle w:val="NormalIndent"/>
              <w:ind w:left="0"/>
              <w:rPr>
                <w:sz w:val="12"/>
                <w:szCs w:val="12"/>
              </w:rPr>
            </w:pPr>
            <w:r w:rsidRPr="007064A9">
              <w:rPr>
                <w:noProof/>
                <w:sz w:val="12"/>
                <w:szCs w:val="12"/>
                <w:lang w:val="en-IN" w:eastAsia="en-IN"/>
              </w:rPr>
              <w:drawing>
                <wp:inline distT="0" distB="0" distL="0" distR="0" wp14:anchorId="258FFE85" wp14:editId="2023EBC4">
                  <wp:extent cx="2901315" cy="868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1315" cy="868680"/>
                          </a:xfrm>
                          <a:prstGeom prst="rect">
                            <a:avLst/>
                          </a:prstGeom>
                        </pic:spPr>
                      </pic:pic>
                    </a:graphicData>
                  </a:graphic>
                </wp:inline>
              </w:drawing>
            </w:r>
          </w:p>
        </w:tc>
        <w:tc>
          <w:tcPr>
            <w:tcW w:w="643" w:type="dxa"/>
          </w:tcPr>
          <w:p w14:paraId="53446883" w14:textId="456A4344" w:rsidR="00E46E80" w:rsidRPr="007064A9" w:rsidRDefault="00E46E80" w:rsidP="00E46E80">
            <w:pPr>
              <w:pStyle w:val="NormalIndent"/>
              <w:ind w:left="0"/>
              <w:rPr>
                <w:sz w:val="12"/>
                <w:szCs w:val="12"/>
              </w:rPr>
            </w:pPr>
            <w:r w:rsidRPr="007064A9">
              <w:rPr>
                <w:sz w:val="12"/>
                <w:szCs w:val="12"/>
              </w:rPr>
              <w:t xml:space="preserve">Sec </w:t>
            </w:r>
            <w:r w:rsidR="00903351">
              <w:rPr>
                <w:sz w:val="12"/>
                <w:szCs w:val="12"/>
              </w:rPr>
              <w:t>4</w:t>
            </w:r>
            <w:r w:rsidRPr="007064A9">
              <w:rPr>
                <w:sz w:val="12"/>
                <w:szCs w:val="12"/>
              </w:rPr>
              <w:t xml:space="preserve"> </w:t>
            </w:r>
          </w:p>
          <w:p w14:paraId="49541A68" w14:textId="395B1A43" w:rsidR="00E46E80" w:rsidRPr="007064A9" w:rsidRDefault="00903351" w:rsidP="00903351">
            <w:pPr>
              <w:pStyle w:val="NormalIndent"/>
              <w:ind w:left="0"/>
              <w:rPr>
                <w:sz w:val="12"/>
                <w:szCs w:val="12"/>
              </w:rPr>
            </w:pPr>
            <w:r>
              <w:rPr>
                <w:sz w:val="12"/>
                <w:szCs w:val="12"/>
              </w:rPr>
              <w:t>G 303</w:t>
            </w:r>
          </w:p>
        </w:tc>
        <w:tc>
          <w:tcPr>
            <w:tcW w:w="639" w:type="dxa"/>
          </w:tcPr>
          <w:p w14:paraId="00392A31" w14:textId="3BF2FCF6" w:rsidR="00E46E80" w:rsidRPr="007064A9" w:rsidRDefault="00E46E80" w:rsidP="00E46E80">
            <w:pPr>
              <w:pStyle w:val="NormalIndent"/>
              <w:ind w:left="0"/>
              <w:rPr>
                <w:sz w:val="12"/>
                <w:szCs w:val="12"/>
              </w:rPr>
            </w:pPr>
            <w:r w:rsidRPr="007064A9">
              <w:rPr>
                <w:sz w:val="12"/>
                <w:szCs w:val="12"/>
              </w:rPr>
              <w:t>#</w:t>
            </w:r>
          </w:p>
        </w:tc>
      </w:tr>
      <w:tr w:rsidR="00E46E80" w:rsidRPr="007064A9" w14:paraId="2E5390C2" w14:textId="2C144902" w:rsidTr="00961A2E">
        <w:tc>
          <w:tcPr>
            <w:tcW w:w="3403" w:type="dxa"/>
          </w:tcPr>
          <w:p w14:paraId="2A87D005"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[conditionloadEffectFactors]</w:t>
            </w:r>
          </w:p>
          <w:p w14:paraId="37442769"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Pipelinerestingonunevenseabed = 1.07</w:t>
            </w:r>
          </w:p>
          <w:p w14:paraId="4CA8A795"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reelingonandj-tubepullin = 0.82</w:t>
            </w:r>
          </w:p>
          <w:p w14:paraId="7D31E10F"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systempressuretest = 0.93</w:t>
            </w:r>
          </w:p>
          <w:p w14:paraId="624D8D2B" w14:textId="7D93E5CC"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otherwise = 1.0</w:t>
            </w:r>
          </w:p>
        </w:tc>
        <w:tc>
          <w:tcPr>
            <w:tcW w:w="4785" w:type="dxa"/>
          </w:tcPr>
          <w:p w14:paraId="542D84FC" w14:textId="6CD3499D" w:rsidR="00E46E80" w:rsidRPr="007064A9" w:rsidRDefault="00E46E80" w:rsidP="00E46E80">
            <w:pPr>
              <w:pStyle w:val="NormalIndent"/>
              <w:ind w:left="0"/>
              <w:rPr>
                <w:sz w:val="12"/>
                <w:szCs w:val="12"/>
              </w:rPr>
            </w:pPr>
            <w:r w:rsidRPr="007064A9">
              <w:rPr>
                <w:noProof/>
                <w:sz w:val="12"/>
                <w:szCs w:val="12"/>
                <w:lang w:val="en-IN" w:eastAsia="en-IN"/>
              </w:rPr>
              <w:drawing>
                <wp:inline distT="0" distB="0" distL="0" distR="0" wp14:anchorId="15CFC2A0" wp14:editId="50B074E6">
                  <wp:extent cx="2365083" cy="822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65083" cy="822960"/>
                          </a:xfrm>
                          <a:prstGeom prst="rect">
                            <a:avLst/>
                          </a:prstGeom>
                        </pic:spPr>
                      </pic:pic>
                    </a:graphicData>
                  </a:graphic>
                </wp:inline>
              </w:drawing>
            </w:r>
          </w:p>
        </w:tc>
        <w:tc>
          <w:tcPr>
            <w:tcW w:w="643" w:type="dxa"/>
          </w:tcPr>
          <w:p w14:paraId="5A75C4A4" w14:textId="22015F53" w:rsidR="00E46E80" w:rsidRPr="007064A9" w:rsidRDefault="00E46E80" w:rsidP="00E46E80">
            <w:pPr>
              <w:pStyle w:val="NormalIndent"/>
              <w:ind w:left="0"/>
              <w:rPr>
                <w:sz w:val="12"/>
                <w:szCs w:val="12"/>
              </w:rPr>
            </w:pPr>
            <w:r w:rsidRPr="007064A9">
              <w:rPr>
                <w:sz w:val="12"/>
                <w:szCs w:val="12"/>
              </w:rPr>
              <w:t xml:space="preserve">Sec </w:t>
            </w:r>
            <w:r w:rsidR="00903351">
              <w:rPr>
                <w:sz w:val="12"/>
                <w:szCs w:val="12"/>
              </w:rPr>
              <w:t>4</w:t>
            </w:r>
            <w:r w:rsidRPr="007064A9">
              <w:rPr>
                <w:sz w:val="12"/>
                <w:szCs w:val="12"/>
              </w:rPr>
              <w:t xml:space="preserve"> </w:t>
            </w:r>
          </w:p>
          <w:p w14:paraId="715393A2" w14:textId="770B5175" w:rsidR="00E46E80" w:rsidRPr="007064A9" w:rsidRDefault="00E46E80" w:rsidP="00E46E80">
            <w:pPr>
              <w:pStyle w:val="NormalIndent"/>
              <w:ind w:left="0"/>
              <w:rPr>
                <w:sz w:val="12"/>
                <w:szCs w:val="12"/>
              </w:rPr>
            </w:pPr>
            <w:r w:rsidRPr="007064A9">
              <w:rPr>
                <w:sz w:val="12"/>
                <w:szCs w:val="12"/>
              </w:rPr>
              <w:t>G</w:t>
            </w:r>
            <w:r w:rsidR="00903351">
              <w:rPr>
                <w:sz w:val="12"/>
                <w:szCs w:val="12"/>
              </w:rPr>
              <w:t xml:space="preserve"> </w:t>
            </w:r>
            <w:r w:rsidRPr="007064A9">
              <w:rPr>
                <w:sz w:val="12"/>
                <w:szCs w:val="12"/>
              </w:rPr>
              <w:t>304</w:t>
            </w:r>
          </w:p>
        </w:tc>
        <w:tc>
          <w:tcPr>
            <w:tcW w:w="639" w:type="dxa"/>
          </w:tcPr>
          <w:p w14:paraId="214195D7" w14:textId="73DF3BDC" w:rsidR="00E46E80" w:rsidRPr="007064A9" w:rsidRDefault="00E46E80" w:rsidP="00E46E80">
            <w:pPr>
              <w:pStyle w:val="NormalIndent"/>
              <w:ind w:left="0"/>
              <w:rPr>
                <w:sz w:val="12"/>
                <w:szCs w:val="12"/>
              </w:rPr>
            </w:pPr>
            <w:r w:rsidRPr="007064A9">
              <w:rPr>
                <w:sz w:val="12"/>
                <w:szCs w:val="12"/>
              </w:rPr>
              <w:t>#</w:t>
            </w:r>
          </w:p>
        </w:tc>
      </w:tr>
      <w:tr w:rsidR="00E46E80" w:rsidRPr="007064A9" w14:paraId="31BBFA4E" w14:textId="775E6DB6" w:rsidTr="00961A2E">
        <w:tc>
          <w:tcPr>
            <w:tcW w:w="3403" w:type="dxa"/>
          </w:tcPr>
          <w:p w14:paraId="6BE552D5" w14:textId="77777777" w:rsidR="00235060" w:rsidRPr="00235060" w:rsidRDefault="00235060" w:rsidP="00235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2"/>
                <w:szCs w:val="12"/>
                <w:lang w:val="en-US"/>
              </w:rPr>
            </w:pPr>
            <w:r w:rsidRPr="00235060">
              <w:rPr>
                <w:rFonts w:ascii="Courier New" w:hAnsi="Courier New" w:cs="Courier New"/>
                <w:bCs/>
                <w:color w:val="000080"/>
                <w:sz w:val="12"/>
                <w:szCs w:val="12"/>
                <w:lang w:val="en-US"/>
              </w:rPr>
              <w:t>[resistanceFactors]</w:t>
            </w:r>
          </w:p>
          <w:p w14:paraId="43F4A5E7" w14:textId="77777777" w:rsidR="00E46E80" w:rsidRPr="00235060"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235060">
              <w:rPr>
                <w:rFonts w:ascii="Courier New" w:hAnsi="Courier New" w:cs="Courier New"/>
                <w:bCs/>
                <w:color w:val="000080"/>
                <w:sz w:val="12"/>
                <w:szCs w:val="12"/>
                <w:lang w:val="en-US"/>
              </w:rPr>
              <w:t>safetyClass= 1.046</w:t>
            </w:r>
          </w:p>
          <w:p w14:paraId="1B8D62C4"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environmental = 1.1</w:t>
            </w:r>
          </w:p>
          <w:p w14:paraId="1A12B67F"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interference = 1.0</w:t>
            </w:r>
          </w:p>
          <w:p w14:paraId="5AEFEFF1"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accidental = 1.0</w:t>
            </w:r>
          </w:p>
          <w:p w14:paraId="6EBDA3E9" w14:textId="41D4C72B"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gammae = {"low": 2.0, "medium" = 2.5, "high" = 3.3}</w:t>
            </w:r>
          </w:p>
        </w:tc>
        <w:tc>
          <w:tcPr>
            <w:tcW w:w="4785" w:type="dxa"/>
          </w:tcPr>
          <w:p w14:paraId="711ED70B" w14:textId="77777777" w:rsidR="00E46E80" w:rsidRDefault="00E46E80" w:rsidP="00E46E80">
            <w:pPr>
              <w:pStyle w:val="NormalIndent"/>
              <w:ind w:left="0"/>
              <w:rPr>
                <w:sz w:val="12"/>
                <w:szCs w:val="12"/>
              </w:rPr>
            </w:pPr>
            <w:r w:rsidRPr="007064A9">
              <w:rPr>
                <w:sz w:val="12"/>
                <w:szCs w:val="12"/>
                <w:highlight w:val="yellow"/>
              </w:rPr>
              <w:t>??</w:t>
            </w:r>
          </w:p>
          <w:p w14:paraId="472CB330" w14:textId="77777777" w:rsidR="00596A9A" w:rsidRDefault="00596A9A" w:rsidP="00E46E80">
            <w:pPr>
              <w:pStyle w:val="NormalIndent"/>
              <w:ind w:left="0"/>
              <w:rPr>
                <w:sz w:val="12"/>
                <w:szCs w:val="12"/>
              </w:rPr>
            </w:pPr>
          </w:p>
          <w:p w14:paraId="7C46225E" w14:textId="704A52D7" w:rsidR="00596A9A" w:rsidRPr="007064A9" w:rsidRDefault="00596A9A" w:rsidP="00E46E80">
            <w:pPr>
              <w:pStyle w:val="NormalIndent"/>
              <w:ind w:left="0"/>
              <w:rPr>
                <w:sz w:val="12"/>
                <w:szCs w:val="12"/>
              </w:rPr>
            </w:pPr>
            <w:r>
              <w:rPr>
                <w:noProof/>
                <w:lang w:val="en-IN" w:eastAsia="en-IN"/>
              </w:rPr>
              <w:drawing>
                <wp:inline distT="0" distB="0" distL="0" distR="0" wp14:anchorId="6E58E6B2" wp14:editId="63972223">
                  <wp:extent cx="2901315" cy="723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1315" cy="723900"/>
                          </a:xfrm>
                          <a:prstGeom prst="rect">
                            <a:avLst/>
                          </a:prstGeom>
                        </pic:spPr>
                      </pic:pic>
                    </a:graphicData>
                  </a:graphic>
                </wp:inline>
              </w:drawing>
            </w:r>
          </w:p>
        </w:tc>
        <w:tc>
          <w:tcPr>
            <w:tcW w:w="643" w:type="dxa"/>
          </w:tcPr>
          <w:p w14:paraId="3AFA0CF0" w14:textId="77777777" w:rsidR="00E46E80" w:rsidRPr="007064A9" w:rsidRDefault="00E46E80" w:rsidP="00E46E80">
            <w:pPr>
              <w:pStyle w:val="NormalIndent"/>
              <w:ind w:left="0"/>
              <w:rPr>
                <w:sz w:val="12"/>
                <w:szCs w:val="12"/>
              </w:rPr>
            </w:pPr>
            <w:r w:rsidRPr="007064A9">
              <w:rPr>
                <w:sz w:val="12"/>
                <w:szCs w:val="12"/>
              </w:rPr>
              <w:t xml:space="preserve">Sec ? </w:t>
            </w:r>
          </w:p>
          <w:p w14:paraId="38059313" w14:textId="77777777" w:rsidR="00E46E80" w:rsidRDefault="00E46E80" w:rsidP="00E46E80">
            <w:pPr>
              <w:pStyle w:val="NormalIndent"/>
              <w:ind w:left="0"/>
              <w:rPr>
                <w:sz w:val="12"/>
                <w:szCs w:val="12"/>
              </w:rPr>
            </w:pPr>
          </w:p>
          <w:p w14:paraId="5A31605F" w14:textId="77777777" w:rsidR="00596A9A" w:rsidRDefault="00596A9A" w:rsidP="00E46E80">
            <w:pPr>
              <w:pStyle w:val="NormalIndent"/>
              <w:ind w:left="0"/>
              <w:rPr>
                <w:sz w:val="12"/>
                <w:szCs w:val="12"/>
              </w:rPr>
            </w:pPr>
          </w:p>
          <w:p w14:paraId="334B14C6" w14:textId="77777777" w:rsidR="00596A9A" w:rsidRDefault="00596A9A" w:rsidP="00E46E80">
            <w:pPr>
              <w:pStyle w:val="NormalIndent"/>
              <w:ind w:left="0"/>
              <w:rPr>
                <w:sz w:val="12"/>
                <w:szCs w:val="12"/>
              </w:rPr>
            </w:pPr>
          </w:p>
          <w:p w14:paraId="6268B7DC" w14:textId="77777777" w:rsidR="00596A9A" w:rsidRDefault="00596A9A" w:rsidP="00E46E80">
            <w:pPr>
              <w:pStyle w:val="NormalIndent"/>
              <w:ind w:left="0"/>
              <w:rPr>
                <w:sz w:val="12"/>
                <w:szCs w:val="12"/>
              </w:rPr>
            </w:pPr>
            <w:r>
              <w:rPr>
                <w:sz w:val="12"/>
                <w:szCs w:val="12"/>
              </w:rPr>
              <w:t xml:space="preserve">Sec 5 </w:t>
            </w:r>
          </w:p>
          <w:p w14:paraId="29A172C0" w14:textId="14FB33FD" w:rsidR="00596A9A" w:rsidRPr="007064A9" w:rsidRDefault="00596A9A" w:rsidP="00E46E80">
            <w:pPr>
              <w:pStyle w:val="NormalIndent"/>
              <w:ind w:left="0"/>
              <w:rPr>
                <w:sz w:val="12"/>
                <w:szCs w:val="12"/>
              </w:rPr>
            </w:pPr>
            <w:r>
              <w:rPr>
                <w:sz w:val="12"/>
                <w:szCs w:val="12"/>
              </w:rPr>
              <w:t>D 609</w:t>
            </w:r>
          </w:p>
        </w:tc>
        <w:tc>
          <w:tcPr>
            <w:tcW w:w="639" w:type="dxa"/>
          </w:tcPr>
          <w:p w14:paraId="7CA3C4DE" w14:textId="1B54E934" w:rsidR="00E46E80" w:rsidRPr="007064A9" w:rsidRDefault="00E46E80" w:rsidP="00E46E80">
            <w:pPr>
              <w:pStyle w:val="NormalIndent"/>
              <w:ind w:left="0"/>
              <w:rPr>
                <w:sz w:val="12"/>
                <w:szCs w:val="12"/>
              </w:rPr>
            </w:pPr>
            <w:r w:rsidRPr="007064A9">
              <w:rPr>
                <w:sz w:val="12"/>
                <w:szCs w:val="12"/>
              </w:rPr>
              <w:t>#</w:t>
            </w:r>
          </w:p>
        </w:tc>
      </w:tr>
      <w:tr w:rsidR="00E46E80" w:rsidRPr="007064A9" w14:paraId="73AE580C" w14:textId="4D2A0510" w:rsidTr="00961A2E">
        <w:trPr>
          <w:trHeight w:val="891"/>
        </w:trPr>
        <w:tc>
          <w:tcPr>
            <w:tcW w:w="3403" w:type="dxa"/>
          </w:tcPr>
          <w:p w14:paraId="494D8593"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w:t>
            </w:r>
          </w:p>
          <w:p w14:paraId="3E0A364A"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values = { "effectiveTension" : {"functional" : 0, "environmental" : 0, "interference" : 0, "accidental" : 0},</w:t>
            </w:r>
          </w:p>
          <w:p w14:paraId="28D17F37" w14:textId="7D8BB33D"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"bendingMoment"    : {"functional" : -100.00, "environmental" : -639.5, "interference" : 0, "accidental" : 0},</w:t>
            </w:r>
          </w:p>
          <w:p w14:paraId="080A1BA7" w14:textId="73681D59"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"strain"      : {"functional" : 0.01, "environmental" : 0.01, "interference" : 0.001, "accidental" : 0.001} }</w:t>
            </w:r>
          </w:p>
          <w:p w14:paraId="6332E79E" w14:textId="1E3C1EBE"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p>
        </w:tc>
        <w:tc>
          <w:tcPr>
            <w:tcW w:w="4785" w:type="dxa"/>
          </w:tcPr>
          <w:p w14:paraId="32EC74C9" w14:textId="25BA832A" w:rsidR="00E46E80" w:rsidRPr="007064A9" w:rsidRDefault="00683D8C" w:rsidP="00E46E80">
            <w:pPr>
              <w:pStyle w:val="NormalIndent"/>
              <w:ind w:left="0"/>
              <w:rPr>
                <w:sz w:val="12"/>
                <w:szCs w:val="12"/>
              </w:rPr>
            </w:pPr>
            <w:r>
              <w:rPr>
                <w:sz w:val="12"/>
                <w:szCs w:val="12"/>
              </w:rPr>
              <w:t>Input loading</w:t>
            </w:r>
          </w:p>
        </w:tc>
        <w:tc>
          <w:tcPr>
            <w:tcW w:w="643" w:type="dxa"/>
          </w:tcPr>
          <w:p w14:paraId="69BBD3E0" w14:textId="77777777" w:rsidR="00E46E80" w:rsidRPr="007064A9" w:rsidRDefault="00E46E80" w:rsidP="00E46E80">
            <w:pPr>
              <w:pStyle w:val="NormalIndent"/>
              <w:ind w:left="0"/>
              <w:rPr>
                <w:sz w:val="12"/>
                <w:szCs w:val="12"/>
              </w:rPr>
            </w:pPr>
            <w:r w:rsidRPr="007064A9">
              <w:rPr>
                <w:sz w:val="12"/>
                <w:szCs w:val="12"/>
              </w:rPr>
              <w:t xml:space="preserve">Sec ? </w:t>
            </w:r>
          </w:p>
          <w:p w14:paraId="34491B70" w14:textId="77777777" w:rsidR="00E46E80" w:rsidRPr="007064A9" w:rsidRDefault="00E46E80" w:rsidP="00E46E80">
            <w:pPr>
              <w:pStyle w:val="NormalIndent"/>
              <w:ind w:left="0"/>
              <w:rPr>
                <w:sz w:val="12"/>
                <w:szCs w:val="12"/>
              </w:rPr>
            </w:pPr>
          </w:p>
        </w:tc>
        <w:tc>
          <w:tcPr>
            <w:tcW w:w="639" w:type="dxa"/>
          </w:tcPr>
          <w:p w14:paraId="60111778" w14:textId="77777777" w:rsidR="00E46E80" w:rsidRPr="007064A9" w:rsidRDefault="00E46E80" w:rsidP="00E46E80">
            <w:pPr>
              <w:pStyle w:val="NormalIndent"/>
              <w:ind w:left="0"/>
              <w:rPr>
                <w:sz w:val="12"/>
                <w:szCs w:val="12"/>
              </w:rPr>
            </w:pPr>
          </w:p>
        </w:tc>
      </w:tr>
      <w:tr w:rsidR="00E46E80" w:rsidRPr="007064A9" w14:paraId="45D5388C" w14:textId="77777777" w:rsidTr="00961A2E">
        <w:tc>
          <w:tcPr>
            <w:tcW w:w="3403" w:type="dxa"/>
          </w:tcPr>
          <w:p w14:paraId="51FEF357"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[loadPressure]</w:t>
            </w:r>
          </w:p>
          <w:p w14:paraId="3CCA2F2A"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designInternal =</w:t>
            </w:r>
            <w:r w:rsidRPr="00154768">
              <w:rPr>
                <w:rFonts w:ascii="Courier New" w:hAnsi="Courier New" w:cs="Courier New"/>
                <w:bCs/>
                <w:color w:val="008000"/>
                <w:sz w:val="12"/>
                <w:szCs w:val="12"/>
                <w:lang w:val="en-US"/>
              </w:rPr>
              <w:t>3</w:t>
            </w:r>
          </w:p>
          <w:p w14:paraId="338040F1"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fluidTemperature = </w:t>
            </w:r>
            <w:r w:rsidRPr="00154768">
              <w:rPr>
                <w:rFonts w:ascii="Courier New" w:hAnsi="Courier New" w:cs="Courier New"/>
                <w:bCs/>
                <w:color w:val="008000"/>
                <w:sz w:val="12"/>
                <w:szCs w:val="12"/>
                <w:lang w:val="en-US"/>
              </w:rPr>
              <w:t>25</w:t>
            </w:r>
          </w:p>
          <w:p w14:paraId="5A48197E"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internal = </w:t>
            </w:r>
            <w:r w:rsidRPr="00154768">
              <w:rPr>
                <w:rFonts w:ascii="Courier New" w:hAnsi="Courier New" w:cs="Courier New"/>
                <w:bCs/>
                <w:color w:val="008000"/>
                <w:sz w:val="12"/>
                <w:szCs w:val="12"/>
                <w:lang w:val="en-US"/>
              </w:rPr>
              <w:t>3</w:t>
            </w:r>
          </w:p>
          <w:p w14:paraId="1B06DC9B"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external=</w:t>
            </w:r>
            <w:r w:rsidRPr="00154768">
              <w:rPr>
                <w:rFonts w:ascii="Courier New" w:hAnsi="Courier New" w:cs="Courier New"/>
                <w:bCs/>
                <w:color w:val="008000"/>
                <w:sz w:val="12"/>
                <w:szCs w:val="12"/>
                <w:lang w:val="en-US"/>
              </w:rPr>
              <w:t>0.5</w:t>
            </w:r>
          </w:p>
          <w:p w14:paraId="7149D403"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pbt1</w:t>
            </w:r>
            <w:r w:rsidRPr="00154768">
              <w:rPr>
                <w:rFonts w:ascii="Courier New" w:hAnsi="Courier New" w:cs="Courier New"/>
                <w:bCs/>
                <w:color w:val="008000"/>
                <w:sz w:val="12"/>
                <w:szCs w:val="12"/>
                <w:lang w:val="en-US"/>
              </w:rPr>
              <w:t>=1</w:t>
            </w:r>
          </w:p>
          <w:p w14:paraId="38576FA6"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plt=</w:t>
            </w:r>
            <w:r w:rsidRPr="00154768">
              <w:rPr>
                <w:rFonts w:ascii="Courier New" w:hAnsi="Courier New" w:cs="Courier New"/>
                <w:bCs/>
                <w:color w:val="008000"/>
                <w:sz w:val="12"/>
                <w:szCs w:val="12"/>
                <w:lang w:val="en-US"/>
              </w:rPr>
              <w:t>1</w:t>
            </w:r>
            <w:r w:rsidRPr="00154768">
              <w:rPr>
                <w:rFonts w:ascii="Courier New" w:hAnsi="Courier New" w:cs="Courier New"/>
                <w:bCs/>
                <w:color w:val="000080"/>
                <w:sz w:val="12"/>
                <w:szCs w:val="12"/>
                <w:lang w:val="en-US"/>
              </w:rPr>
              <w:t>.</w:t>
            </w:r>
            <w:r w:rsidRPr="00154768">
              <w:rPr>
                <w:rFonts w:ascii="Courier New" w:hAnsi="Courier New" w:cs="Courier New"/>
                <w:bCs/>
                <w:color w:val="008000"/>
                <w:sz w:val="12"/>
                <w:szCs w:val="12"/>
                <w:lang w:val="en-US"/>
              </w:rPr>
              <w:t>5</w:t>
            </w:r>
          </w:p>
          <w:p w14:paraId="0D631730"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ph=</w:t>
            </w:r>
            <w:r w:rsidRPr="00154768">
              <w:rPr>
                <w:rFonts w:ascii="Courier New" w:hAnsi="Courier New" w:cs="Courier New"/>
                <w:bCs/>
                <w:color w:val="008000"/>
                <w:sz w:val="12"/>
                <w:szCs w:val="12"/>
                <w:lang w:val="en-US"/>
              </w:rPr>
              <w:t>1.1</w:t>
            </w:r>
          </w:p>
          <w:p w14:paraId="2D7D44C9"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pli=</w:t>
            </w:r>
            <w:r w:rsidRPr="00154768">
              <w:rPr>
                <w:rFonts w:ascii="Courier New" w:hAnsi="Courier New" w:cs="Courier New"/>
                <w:bCs/>
                <w:color w:val="008000"/>
                <w:sz w:val="12"/>
                <w:szCs w:val="12"/>
                <w:lang w:val="en-US"/>
              </w:rPr>
              <w:t>1.75</w:t>
            </w:r>
          </w:p>
          <w:p w14:paraId="0656D38A" w14:textId="39C49D46"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minimumInternal</w:t>
            </w:r>
            <w:r w:rsidRPr="00154768">
              <w:rPr>
                <w:rFonts w:ascii="Courier New" w:hAnsi="Courier New" w:cs="Courier New"/>
                <w:bCs/>
                <w:color w:val="008000"/>
                <w:sz w:val="12"/>
                <w:szCs w:val="12"/>
                <w:lang w:val="en-US"/>
              </w:rPr>
              <w:t>=0</w:t>
            </w:r>
          </w:p>
        </w:tc>
        <w:tc>
          <w:tcPr>
            <w:tcW w:w="4785" w:type="dxa"/>
          </w:tcPr>
          <w:p w14:paraId="4BFDFF3F" w14:textId="4F454F9F" w:rsidR="00E46E80" w:rsidRPr="007064A9" w:rsidRDefault="00ED288C" w:rsidP="00E46E80">
            <w:pPr>
              <w:pStyle w:val="NormalIndent"/>
              <w:ind w:left="0"/>
              <w:rPr>
                <w:sz w:val="12"/>
                <w:szCs w:val="12"/>
              </w:rPr>
            </w:pPr>
            <w:r>
              <w:rPr>
                <w:sz w:val="12"/>
                <w:szCs w:val="12"/>
              </w:rPr>
              <w:t>Input loading</w:t>
            </w:r>
          </w:p>
        </w:tc>
        <w:tc>
          <w:tcPr>
            <w:tcW w:w="643" w:type="dxa"/>
          </w:tcPr>
          <w:p w14:paraId="65BC2C23" w14:textId="77777777" w:rsidR="00E46E80" w:rsidRPr="007064A9" w:rsidRDefault="00E46E80" w:rsidP="00E46E80">
            <w:pPr>
              <w:pStyle w:val="NormalIndent"/>
              <w:ind w:left="0"/>
              <w:rPr>
                <w:sz w:val="12"/>
                <w:szCs w:val="12"/>
              </w:rPr>
            </w:pPr>
            <w:r w:rsidRPr="007064A9">
              <w:rPr>
                <w:sz w:val="12"/>
                <w:szCs w:val="12"/>
              </w:rPr>
              <w:t xml:space="preserve">Sec ? </w:t>
            </w:r>
          </w:p>
          <w:p w14:paraId="6A35E180" w14:textId="77777777" w:rsidR="00E46E80" w:rsidRPr="007064A9" w:rsidRDefault="00E46E80" w:rsidP="00E46E80">
            <w:pPr>
              <w:pStyle w:val="NormalIndent"/>
              <w:ind w:left="0"/>
              <w:rPr>
                <w:sz w:val="12"/>
                <w:szCs w:val="12"/>
              </w:rPr>
            </w:pPr>
          </w:p>
        </w:tc>
        <w:tc>
          <w:tcPr>
            <w:tcW w:w="639" w:type="dxa"/>
          </w:tcPr>
          <w:p w14:paraId="3018E350" w14:textId="77777777" w:rsidR="00E46E80" w:rsidRPr="007064A9" w:rsidRDefault="00E46E80" w:rsidP="00E46E80">
            <w:pPr>
              <w:pStyle w:val="NormalIndent"/>
              <w:ind w:left="0"/>
              <w:rPr>
                <w:sz w:val="12"/>
                <w:szCs w:val="12"/>
              </w:rPr>
            </w:pPr>
          </w:p>
        </w:tc>
      </w:tr>
      <w:tr w:rsidR="00E46E80" w:rsidRPr="007064A9" w14:paraId="232AE373" w14:textId="77777777" w:rsidTr="00961A2E">
        <w:tc>
          <w:tcPr>
            <w:tcW w:w="3403" w:type="dxa"/>
          </w:tcPr>
          <w:p w14:paraId="17D6E766" w14:textId="77777777"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[loadTemperature]</w:t>
            </w:r>
          </w:p>
          <w:p w14:paraId="1AD66BAB" w14:textId="2A77FDB6" w:rsidR="00E46E80" w:rsidRPr="00154768" w:rsidRDefault="00E46E80" w:rsidP="00E46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Cs/>
                <w:color w:val="000080"/>
                <w:sz w:val="12"/>
                <w:szCs w:val="12"/>
                <w:lang w:val="en-US"/>
              </w:rPr>
            </w:pPr>
            <w:r w:rsidRPr="00154768">
              <w:rPr>
                <w:rFonts w:ascii="Courier New" w:hAnsi="Courier New" w:cs="Courier New"/>
                <w:bCs/>
                <w:color w:val="000080"/>
                <w:sz w:val="12"/>
                <w:szCs w:val="12"/>
                <w:lang w:val="en-US"/>
              </w:rPr>
              <w:t xml:space="preserve">fluid = </w:t>
            </w:r>
            <w:r w:rsidRPr="00154768">
              <w:rPr>
                <w:rFonts w:ascii="Courier New" w:hAnsi="Courier New" w:cs="Courier New"/>
                <w:bCs/>
                <w:color w:val="008000"/>
                <w:sz w:val="12"/>
                <w:szCs w:val="12"/>
                <w:lang w:val="en-US"/>
              </w:rPr>
              <w:t>25</w:t>
            </w:r>
          </w:p>
        </w:tc>
        <w:tc>
          <w:tcPr>
            <w:tcW w:w="4785" w:type="dxa"/>
          </w:tcPr>
          <w:p w14:paraId="2EED3991" w14:textId="227DADE6" w:rsidR="00E46E80" w:rsidRPr="007064A9" w:rsidRDefault="00ED288C" w:rsidP="00E46E80">
            <w:pPr>
              <w:pStyle w:val="NormalIndent"/>
              <w:ind w:left="0"/>
              <w:rPr>
                <w:sz w:val="12"/>
                <w:szCs w:val="12"/>
              </w:rPr>
            </w:pPr>
            <w:r>
              <w:rPr>
                <w:sz w:val="12"/>
                <w:szCs w:val="12"/>
              </w:rPr>
              <w:t>Input loading</w:t>
            </w:r>
          </w:p>
        </w:tc>
        <w:tc>
          <w:tcPr>
            <w:tcW w:w="643" w:type="dxa"/>
          </w:tcPr>
          <w:p w14:paraId="7EF62CE7" w14:textId="77777777" w:rsidR="00E46E80" w:rsidRPr="007064A9" w:rsidRDefault="00E46E80" w:rsidP="00E46E80">
            <w:pPr>
              <w:pStyle w:val="NormalIndent"/>
              <w:ind w:left="0"/>
              <w:rPr>
                <w:sz w:val="12"/>
                <w:szCs w:val="12"/>
              </w:rPr>
            </w:pPr>
            <w:r w:rsidRPr="007064A9">
              <w:rPr>
                <w:sz w:val="12"/>
                <w:szCs w:val="12"/>
              </w:rPr>
              <w:t xml:space="preserve">Sec ? </w:t>
            </w:r>
          </w:p>
          <w:p w14:paraId="5DC63D3A" w14:textId="77777777" w:rsidR="00E46E80" w:rsidRPr="007064A9" w:rsidRDefault="00E46E80" w:rsidP="00E46E80">
            <w:pPr>
              <w:pStyle w:val="NormalIndent"/>
              <w:ind w:left="0"/>
              <w:rPr>
                <w:sz w:val="12"/>
                <w:szCs w:val="12"/>
              </w:rPr>
            </w:pPr>
          </w:p>
        </w:tc>
        <w:tc>
          <w:tcPr>
            <w:tcW w:w="639" w:type="dxa"/>
          </w:tcPr>
          <w:p w14:paraId="1927B3D6" w14:textId="77777777" w:rsidR="00E46E80" w:rsidRPr="007064A9" w:rsidRDefault="00E46E80" w:rsidP="00E46E80">
            <w:pPr>
              <w:pStyle w:val="NormalIndent"/>
              <w:ind w:left="0"/>
              <w:rPr>
                <w:sz w:val="12"/>
                <w:szCs w:val="12"/>
              </w:rPr>
            </w:pPr>
          </w:p>
        </w:tc>
      </w:tr>
    </w:tbl>
    <w:p w14:paraId="2DA95F00" w14:textId="77777777" w:rsidR="0008026A" w:rsidRDefault="0008026A" w:rsidP="0008026A">
      <w:pPr>
        <w:pStyle w:val="NormalIndent"/>
      </w:pPr>
    </w:p>
    <w:p w14:paraId="20D2FA07" w14:textId="19909870" w:rsidR="0097724A" w:rsidRDefault="0097724A" w:rsidP="0097724A">
      <w:pPr>
        <w:pStyle w:val="Heading2"/>
      </w:pPr>
      <w:bookmarkStart w:id="29" w:name="_Toc524525622"/>
      <w:r>
        <w:t>Rigid Pipe</w:t>
      </w:r>
      <w:bookmarkEnd w:id="29"/>
    </w:p>
    <w:tbl>
      <w:tblPr>
        <w:tblStyle w:val="TableGrid"/>
        <w:tblW w:w="8788" w:type="dxa"/>
        <w:tblInd w:w="846" w:type="dxa"/>
        <w:tblLayout w:type="fixed"/>
        <w:tblLook w:val="04A0" w:firstRow="1" w:lastRow="0" w:firstColumn="1" w:lastColumn="0" w:noHBand="0" w:noVBand="1"/>
      </w:tblPr>
      <w:tblGrid>
        <w:gridCol w:w="3739"/>
        <w:gridCol w:w="4246"/>
        <w:gridCol w:w="803"/>
      </w:tblGrid>
      <w:tr w:rsidR="004B503F" w:rsidRPr="00F97AE8" w14:paraId="1D4FE23E" w14:textId="77777777" w:rsidTr="00982EF6">
        <w:tc>
          <w:tcPr>
            <w:tcW w:w="3739" w:type="dxa"/>
          </w:tcPr>
          <w:p w14:paraId="722AB324" w14:textId="3EE01466" w:rsidR="004B503F" w:rsidRPr="00F97AE8" w:rsidRDefault="004B503F" w:rsidP="001035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2"/>
                <w:szCs w:val="12"/>
              </w:rPr>
            </w:pPr>
          </w:p>
        </w:tc>
        <w:tc>
          <w:tcPr>
            <w:tcW w:w="4246" w:type="dxa"/>
          </w:tcPr>
          <w:p w14:paraId="6B27622A" w14:textId="59AA9FBD" w:rsidR="004B503F" w:rsidRPr="00F97AE8" w:rsidRDefault="004B503F" w:rsidP="00A84BE2">
            <w:pPr>
              <w:pStyle w:val="NormalIndent"/>
              <w:ind w:left="0"/>
              <w:jc w:val="center"/>
              <w:rPr>
                <w:sz w:val="12"/>
                <w:szCs w:val="12"/>
              </w:rPr>
            </w:pPr>
          </w:p>
        </w:tc>
        <w:tc>
          <w:tcPr>
            <w:tcW w:w="803" w:type="dxa"/>
          </w:tcPr>
          <w:p w14:paraId="60EDC949" w14:textId="6531BDE0" w:rsidR="004B503F" w:rsidRPr="00F97AE8" w:rsidRDefault="009B48CF" w:rsidP="004D5E61">
            <w:pPr>
              <w:pStyle w:val="NormalIndent"/>
              <w:ind w:left="0"/>
              <w:rPr>
                <w:sz w:val="12"/>
                <w:szCs w:val="12"/>
              </w:rPr>
            </w:pPr>
            <w:r w:rsidRPr="00F97AE8">
              <w:rPr>
                <w:sz w:val="12"/>
                <w:szCs w:val="12"/>
              </w:rPr>
              <w:t>Refer</w:t>
            </w:r>
            <w:r w:rsidR="004D5E61">
              <w:rPr>
                <w:sz w:val="12"/>
                <w:szCs w:val="12"/>
              </w:rPr>
              <w:t>e</w:t>
            </w:r>
            <w:r w:rsidRPr="00F97AE8">
              <w:rPr>
                <w:sz w:val="12"/>
                <w:szCs w:val="12"/>
              </w:rPr>
              <w:t>nce</w:t>
            </w:r>
          </w:p>
        </w:tc>
      </w:tr>
      <w:tr w:rsidR="00725619" w:rsidRPr="00F97AE8" w14:paraId="7CB45139" w14:textId="77777777" w:rsidTr="00982EF6">
        <w:tc>
          <w:tcPr>
            <w:tcW w:w="3739" w:type="dxa"/>
          </w:tcPr>
          <w:p w14:paraId="0D5999FF"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lastRenderedPageBreak/>
              <w:t>def DNVThickness(self):</w:t>
            </w:r>
          </w:p>
          <w:p w14:paraId="41757586"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self.thickness1["installation"] = self.nominalWallThickness - self.thicknessFabricationTolerance</w:t>
            </w:r>
          </w:p>
          <w:p w14:paraId="522A5DC3"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self.thickness1["operation"] = self.nominalWallThickness - self.thicknessFabricationTolerance - self.corrosionAllowance</w:t>
            </w:r>
          </w:p>
          <w:p w14:paraId="3E5BD1A4"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self.thickness2["installation"] = self.nominalWallThickness</w:t>
            </w:r>
          </w:p>
          <w:p w14:paraId="63864536"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self.thickness2["operation"] = self.nominalWallThickness - self.corrosionAllowance</w:t>
            </w:r>
          </w:p>
          <w:p w14:paraId="311A1125"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self.thickness3["installation"] = self.nominalWallThickness</w:t>
            </w:r>
          </w:p>
          <w:p w14:paraId="50107AD4"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self.thickness3["operation"] = self.nominalWallThickness - 0.5 * self.corrosionAllowance</w:t>
            </w:r>
          </w:p>
          <w:p w14:paraId="7D3F54C8" w14:textId="77777777" w:rsidR="00725619" w:rsidRPr="00F97AE8" w:rsidRDefault="00725619" w:rsidP="007256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 w:val="12"/>
                <w:szCs w:val="12"/>
              </w:rPr>
            </w:pPr>
          </w:p>
        </w:tc>
        <w:tc>
          <w:tcPr>
            <w:tcW w:w="4246" w:type="dxa"/>
          </w:tcPr>
          <w:p w14:paraId="2344EE4F" w14:textId="77777777" w:rsidR="00725619" w:rsidRPr="00F97AE8" w:rsidRDefault="00725619" w:rsidP="00725619">
            <w:pPr>
              <w:pStyle w:val="NormalIndent"/>
              <w:ind w:left="0"/>
              <w:rPr>
                <w:sz w:val="12"/>
                <w:szCs w:val="12"/>
              </w:rPr>
            </w:pPr>
            <w:r w:rsidRPr="00F97AE8">
              <w:rPr>
                <w:noProof/>
                <w:sz w:val="12"/>
                <w:szCs w:val="12"/>
                <w:lang w:val="en-IN" w:eastAsia="en-IN"/>
              </w:rPr>
              <w:drawing>
                <wp:inline distT="0" distB="0" distL="0" distR="0" wp14:anchorId="3B0F60FC" wp14:editId="580873F2">
                  <wp:extent cx="2948940" cy="1119505"/>
                  <wp:effectExtent l="0" t="0" r="381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8940" cy="1119505"/>
                          </a:xfrm>
                          <a:prstGeom prst="rect">
                            <a:avLst/>
                          </a:prstGeom>
                        </pic:spPr>
                      </pic:pic>
                    </a:graphicData>
                  </a:graphic>
                </wp:inline>
              </w:drawing>
            </w:r>
          </w:p>
          <w:p w14:paraId="267717A1" w14:textId="77777777" w:rsidR="00725619" w:rsidRPr="00F97AE8" w:rsidRDefault="00725619" w:rsidP="00725619">
            <w:pPr>
              <w:pStyle w:val="NormalIndent"/>
              <w:ind w:left="0"/>
              <w:rPr>
                <w:sz w:val="12"/>
                <w:szCs w:val="12"/>
              </w:rPr>
            </w:pPr>
          </w:p>
          <w:p w14:paraId="41D2478A" w14:textId="77777777" w:rsidR="00725619" w:rsidRPr="00F97AE8" w:rsidRDefault="00725619" w:rsidP="00725619">
            <w:pPr>
              <w:pStyle w:val="NormalIndent"/>
              <w:ind w:left="0"/>
              <w:rPr>
                <w:sz w:val="12"/>
                <w:szCs w:val="12"/>
              </w:rPr>
            </w:pPr>
          </w:p>
          <w:p w14:paraId="01A47213" w14:textId="77777777" w:rsidR="00725619" w:rsidRPr="00F97AE8" w:rsidRDefault="00725619" w:rsidP="00725619">
            <w:pPr>
              <w:pStyle w:val="NormalIndent"/>
              <w:ind w:left="0"/>
              <w:jc w:val="center"/>
              <w:rPr>
                <w:sz w:val="12"/>
                <w:szCs w:val="12"/>
              </w:rPr>
            </w:pPr>
          </w:p>
        </w:tc>
        <w:tc>
          <w:tcPr>
            <w:tcW w:w="803" w:type="dxa"/>
          </w:tcPr>
          <w:p w14:paraId="5754E0EE" w14:textId="77777777" w:rsidR="00725619" w:rsidRPr="00F97AE8" w:rsidRDefault="00725619" w:rsidP="00725619">
            <w:pPr>
              <w:pStyle w:val="NormalIndent"/>
              <w:ind w:left="0"/>
              <w:rPr>
                <w:sz w:val="12"/>
                <w:szCs w:val="12"/>
              </w:rPr>
            </w:pPr>
            <w:r w:rsidRPr="00F97AE8">
              <w:rPr>
                <w:sz w:val="12"/>
                <w:szCs w:val="12"/>
              </w:rPr>
              <w:t>Sec 5</w:t>
            </w:r>
          </w:p>
          <w:p w14:paraId="1CB8E84B" w14:textId="6E45F861" w:rsidR="00725619" w:rsidRPr="00F97AE8" w:rsidRDefault="00725619" w:rsidP="00725619">
            <w:pPr>
              <w:pStyle w:val="NormalIndent"/>
              <w:ind w:left="0"/>
              <w:rPr>
                <w:sz w:val="12"/>
                <w:szCs w:val="12"/>
              </w:rPr>
            </w:pPr>
            <w:r w:rsidRPr="00F97AE8">
              <w:rPr>
                <w:sz w:val="12"/>
                <w:szCs w:val="12"/>
              </w:rPr>
              <w:t>C 401</w:t>
            </w:r>
          </w:p>
        </w:tc>
      </w:tr>
      <w:tr w:rsidR="005077D9" w:rsidRPr="00F97AE8" w14:paraId="587DAC61" w14:textId="77777777" w:rsidTr="00982EF6">
        <w:tc>
          <w:tcPr>
            <w:tcW w:w="3739" w:type="dxa"/>
          </w:tcPr>
          <w:p w14:paraId="125FD299" w14:textId="77777777" w:rsidR="005077D9" w:rsidRPr="00F97AE8" w:rsidRDefault="005077D9" w:rsidP="00507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def updateThicknessFabricationTolerance(self, thicknessFabricationTolerance = None):</w:t>
            </w:r>
          </w:p>
          <w:p w14:paraId="011EF1F5" w14:textId="77777777" w:rsidR="005077D9" w:rsidRPr="00F97AE8" w:rsidRDefault="005077D9" w:rsidP="00507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self.thicknessFabricationTolerance is None:</w:t>
            </w:r>
          </w:p>
          <w:p w14:paraId="4DF5B6E8" w14:textId="1B34E43A" w:rsidR="005077D9" w:rsidRPr="00F97AE8" w:rsidRDefault="005077D9" w:rsidP="005077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self.thicknessFabricationTolerance = thicknessFabricationTolerance</w:t>
            </w:r>
          </w:p>
        </w:tc>
        <w:tc>
          <w:tcPr>
            <w:tcW w:w="4246" w:type="dxa"/>
          </w:tcPr>
          <w:p w14:paraId="6676B526" w14:textId="57243C98" w:rsidR="005077D9" w:rsidRPr="00F97AE8" w:rsidRDefault="005077D9" w:rsidP="005077D9">
            <w:pPr>
              <w:pStyle w:val="NormalIndent"/>
              <w:ind w:left="0"/>
              <w:rPr>
                <w:noProof/>
                <w:sz w:val="12"/>
                <w:szCs w:val="12"/>
                <w:lang w:val="en-US"/>
              </w:rPr>
            </w:pPr>
            <w:r w:rsidRPr="00F97AE8">
              <w:rPr>
                <w:noProof/>
                <w:sz w:val="12"/>
                <w:szCs w:val="12"/>
                <w:lang w:val="en-IN" w:eastAsia="en-IN"/>
              </w:rPr>
              <w:t>Update the wall thickness fabriation tolerance with user specific values</w:t>
            </w:r>
          </w:p>
        </w:tc>
        <w:tc>
          <w:tcPr>
            <w:tcW w:w="803" w:type="dxa"/>
          </w:tcPr>
          <w:p w14:paraId="73106EF5" w14:textId="2435690D" w:rsidR="005077D9" w:rsidRPr="00F97AE8" w:rsidRDefault="005077D9" w:rsidP="005077D9">
            <w:pPr>
              <w:pStyle w:val="NormalIndent"/>
              <w:ind w:left="0"/>
              <w:rPr>
                <w:sz w:val="12"/>
                <w:szCs w:val="12"/>
              </w:rPr>
            </w:pPr>
            <w:r w:rsidRPr="00F97AE8">
              <w:rPr>
                <w:sz w:val="12"/>
                <w:szCs w:val="12"/>
              </w:rPr>
              <w:t>NA</w:t>
            </w:r>
          </w:p>
        </w:tc>
      </w:tr>
      <w:tr w:rsidR="002D7F1A" w:rsidRPr="00F97AE8" w14:paraId="34E55941" w14:textId="77777777" w:rsidTr="00982EF6">
        <w:tc>
          <w:tcPr>
            <w:tcW w:w="3739" w:type="dxa"/>
          </w:tcPr>
          <w:p w14:paraId="65A396AE"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def updateCorrosionAllowance(self, CorrosionAllowance = None):</w:t>
            </w:r>
          </w:p>
          <w:p w14:paraId="4FD88007"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if self.corrosionAllowance is None:</w:t>
            </w:r>
          </w:p>
          <w:p w14:paraId="0605CCA8" w14:textId="3FB47F2F"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self.corrosionAllowance  = CorrosionAllowance</w:t>
            </w:r>
          </w:p>
        </w:tc>
        <w:tc>
          <w:tcPr>
            <w:tcW w:w="4246" w:type="dxa"/>
          </w:tcPr>
          <w:p w14:paraId="2788F6D0" w14:textId="33A75570" w:rsidR="002D7F1A" w:rsidRPr="00F97AE8" w:rsidRDefault="002D7F1A" w:rsidP="002D7F1A">
            <w:pPr>
              <w:pStyle w:val="NormalIndent"/>
              <w:ind w:left="0"/>
              <w:rPr>
                <w:noProof/>
                <w:sz w:val="12"/>
                <w:szCs w:val="12"/>
                <w:lang w:val="en-IN" w:eastAsia="en-IN"/>
              </w:rPr>
            </w:pPr>
            <w:r w:rsidRPr="00F97AE8">
              <w:rPr>
                <w:noProof/>
                <w:sz w:val="12"/>
                <w:szCs w:val="12"/>
                <w:lang w:val="en-IN" w:eastAsia="en-IN"/>
              </w:rPr>
              <w:t xml:space="preserve">Update the </w:t>
            </w:r>
            <w:r>
              <w:rPr>
                <w:noProof/>
                <w:sz w:val="12"/>
                <w:szCs w:val="12"/>
                <w:lang w:val="en-IN" w:eastAsia="en-IN"/>
              </w:rPr>
              <w:t xml:space="preserve">Corrosion Allowance </w:t>
            </w:r>
            <w:r w:rsidRPr="00F97AE8">
              <w:rPr>
                <w:noProof/>
                <w:sz w:val="12"/>
                <w:szCs w:val="12"/>
                <w:lang w:val="en-IN" w:eastAsia="en-IN"/>
              </w:rPr>
              <w:t>with user specific values</w:t>
            </w:r>
          </w:p>
        </w:tc>
        <w:tc>
          <w:tcPr>
            <w:tcW w:w="803" w:type="dxa"/>
          </w:tcPr>
          <w:p w14:paraId="4C7162BA" w14:textId="03EE1598" w:rsidR="002D7F1A" w:rsidRPr="00F97AE8" w:rsidRDefault="002D7F1A" w:rsidP="002D7F1A">
            <w:pPr>
              <w:pStyle w:val="NormalIndent"/>
              <w:ind w:left="0"/>
              <w:rPr>
                <w:sz w:val="12"/>
                <w:szCs w:val="12"/>
              </w:rPr>
            </w:pPr>
            <w:r w:rsidRPr="00F97AE8">
              <w:rPr>
                <w:sz w:val="12"/>
                <w:szCs w:val="12"/>
              </w:rPr>
              <w:t>NA</w:t>
            </w:r>
          </w:p>
        </w:tc>
      </w:tr>
      <w:tr w:rsidR="002D7F1A" w:rsidRPr="00F97AE8" w14:paraId="3A56DFC3" w14:textId="77777777" w:rsidTr="00982EF6">
        <w:tc>
          <w:tcPr>
            <w:tcW w:w="3739" w:type="dxa"/>
          </w:tcPr>
          <w:p w14:paraId="0A800478"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def updateErosionAllowance(self, ErosionAllowance = None):</w:t>
            </w:r>
          </w:p>
          <w:p w14:paraId="6C3833A0" w14:textId="77777777" w:rsidR="002D7F1A" w:rsidRPr="007B264B"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if self.erosionAllowance is None:</w:t>
            </w:r>
          </w:p>
          <w:p w14:paraId="6CBE21AC" w14:textId="52A584FB"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B264B">
              <w:rPr>
                <w:bCs/>
                <w:color w:val="000080"/>
                <w:sz w:val="12"/>
                <w:szCs w:val="12"/>
                <w:lang w:val="en-US"/>
              </w:rPr>
              <w:t xml:space="preserve">            self.erosionAllowance = ErosionAllowance</w:t>
            </w:r>
          </w:p>
        </w:tc>
        <w:tc>
          <w:tcPr>
            <w:tcW w:w="4246" w:type="dxa"/>
          </w:tcPr>
          <w:p w14:paraId="551EBBAB" w14:textId="5CE8B12A" w:rsidR="002D7F1A" w:rsidRPr="00F97AE8" w:rsidRDefault="002D7F1A" w:rsidP="002D7F1A">
            <w:pPr>
              <w:pStyle w:val="NormalIndent"/>
              <w:ind w:left="0"/>
              <w:rPr>
                <w:noProof/>
                <w:sz w:val="12"/>
                <w:szCs w:val="12"/>
                <w:lang w:val="en-IN" w:eastAsia="en-IN"/>
              </w:rPr>
            </w:pPr>
            <w:r w:rsidRPr="00F97AE8">
              <w:rPr>
                <w:noProof/>
                <w:sz w:val="12"/>
                <w:szCs w:val="12"/>
                <w:lang w:val="en-IN" w:eastAsia="en-IN"/>
              </w:rPr>
              <w:t xml:space="preserve">Update the </w:t>
            </w:r>
            <w:r>
              <w:rPr>
                <w:noProof/>
                <w:sz w:val="12"/>
                <w:szCs w:val="12"/>
                <w:lang w:val="en-IN" w:eastAsia="en-IN"/>
              </w:rPr>
              <w:t xml:space="preserve">Erosion Allowance </w:t>
            </w:r>
            <w:r w:rsidRPr="00F97AE8">
              <w:rPr>
                <w:noProof/>
                <w:sz w:val="12"/>
                <w:szCs w:val="12"/>
                <w:lang w:val="en-IN" w:eastAsia="en-IN"/>
              </w:rPr>
              <w:t>with user specific values</w:t>
            </w:r>
          </w:p>
        </w:tc>
        <w:tc>
          <w:tcPr>
            <w:tcW w:w="803" w:type="dxa"/>
          </w:tcPr>
          <w:p w14:paraId="17127673" w14:textId="5E52D9C9" w:rsidR="002D7F1A" w:rsidRPr="00F97AE8" w:rsidRDefault="002D7F1A" w:rsidP="002D7F1A">
            <w:pPr>
              <w:pStyle w:val="NormalIndent"/>
              <w:ind w:left="0"/>
              <w:rPr>
                <w:sz w:val="12"/>
                <w:szCs w:val="12"/>
              </w:rPr>
            </w:pPr>
            <w:r w:rsidRPr="00F97AE8">
              <w:rPr>
                <w:sz w:val="12"/>
                <w:szCs w:val="12"/>
              </w:rPr>
              <w:t>NA</w:t>
            </w:r>
          </w:p>
        </w:tc>
      </w:tr>
      <w:tr w:rsidR="002D7F1A" w:rsidRPr="00F97AE8" w14:paraId="6340CA9E" w14:textId="77777777" w:rsidTr="00982EF6">
        <w:tc>
          <w:tcPr>
            <w:tcW w:w="3739" w:type="dxa"/>
          </w:tcPr>
          <w:p w14:paraId="04D493EC" w14:textId="3EA1A6E4"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def pressureContainmentResistance(self, thickness = None):</w:t>
            </w:r>
          </w:p>
          <w:p w14:paraId="6A3B780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yield_ContainmentOrBurst = min(self.Parameters.materialProperties.specifiedMinimumYieldStrength, self.Parameters.materialProperties.specifiedMinimumTensileStrength/1.15)</w:t>
            </w:r>
          </w:p>
          <w:p w14:paraId="0679C18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thickness is None:</w:t>
            </w:r>
          </w:p>
          <w:p w14:paraId="0802F97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 = 2 * self.nominalWallThickness / (self.nominalDiameter - self.nominalWallThickness) *yield_ContainmentOrBurst*2/math.sqrt(3)</w:t>
            </w:r>
          </w:p>
          <w:p w14:paraId="752A243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6CBD7E0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 = 2 * thickness / (self.nominalDiameter - thickness) *yield_ContainmentOrBurst*2/math.sqrt(3)</w:t>
            </w:r>
          </w:p>
          <w:p w14:paraId="1A6BE46D" w14:textId="7759F222"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tc>
        <w:tc>
          <w:tcPr>
            <w:tcW w:w="4246" w:type="dxa"/>
          </w:tcPr>
          <w:p w14:paraId="3826F68D" w14:textId="1D4B77ED" w:rsidR="002D7F1A" w:rsidRPr="00F97AE8" w:rsidRDefault="002D7F1A" w:rsidP="002D7F1A">
            <w:pPr>
              <w:pStyle w:val="NormalIndent"/>
              <w:ind w:left="0"/>
              <w:jc w:val="center"/>
              <w:rPr>
                <w:noProof/>
                <w:sz w:val="12"/>
                <w:szCs w:val="12"/>
                <w:lang w:val="en-IN" w:eastAsia="en-IN"/>
              </w:rPr>
            </w:pPr>
            <w:r w:rsidRPr="00F97AE8">
              <w:rPr>
                <w:noProof/>
                <w:sz w:val="12"/>
                <w:szCs w:val="12"/>
                <w:lang w:val="en-IN" w:eastAsia="en-IN"/>
              </w:rPr>
              <w:drawing>
                <wp:inline distT="0" distB="0" distL="0" distR="0" wp14:anchorId="734493FD" wp14:editId="28EE4966">
                  <wp:extent cx="2948940" cy="99758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8940" cy="997585"/>
                          </a:xfrm>
                          <a:prstGeom prst="rect">
                            <a:avLst/>
                          </a:prstGeom>
                        </pic:spPr>
                      </pic:pic>
                    </a:graphicData>
                  </a:graphic>
                </wp:inline>
              </w:drawing>
            </w:r>
          </w:p>
        </w:tc>
        <w:tc>
          <w:tcPr>
            <w:tcW w:w="803" w:type="dxa"/>
          </w:tcPr>
          <w:p w14:paraId="22230AE8" w14:textId="77777777" w:rsidR="002D7F1A" w:rsidRPr="00F97AE8" w:rsidRDefault="002D7F1A" w:rsidP="002D7F1A">
            <w:pPr>
              <w:pStyle w:val="NormalIndent"/>
              <w:ind w:left="0"/>
              <w:rPr>
                <w:sz w:val="12"/>
                <w:szCs w:val="12"/>
              </w:rPr>
            </w:pPr>
            <w:r w:rsidRPr="00F97AE8">
              <w:rPr>
                <w:sz w:val="12"/>
                <w:szCs w:val="12"/>
              </w:rPr>
              <w:t>Sec 5</w:t>
            </w:r>
          </w:p>
          <w:p w14:paraId="49CD479A" w14:textId="231F6D7E" w:rsidR="002D7F1A" w:rsidRPr="00F97AE8" w:rsidRDefault="002D7F1A" w:rsidP="002D7F1A">
            <w:pPr>
              <w:pStyle w:val="NormalIndent"/>
              <w:ind w:left="0"/>
              <w:rPr>
                <w:sz w:val="12"/>
                <w:szCs w:val="12"/>
              </w:rPr>
            </w:pPr>
            <w:r w:rsidRPr="00F97AE8">
              <w:rPr>
                <w:sz w:val="12"/>
                <w:szCs w:val="12"/>
              </w:rPr>
              <w:t>D 202</w:t>
            </w:r>
          </w:p>
        </w:tc>
      </w:tr>
      <w:tr w:rsidR="002D7F1A" w:rsidRPr="00F97AE8" w14:paraId="43011B72" w14:textId="77777777" w:rsidTr="00982EF6">
        <w:tc>
          <w:tcPr>
            <w:tcW w:w="3739" w:type="dxa"/>
          </w:tcPr>
          <w:p w14:paraId="1503BD85"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ACTION : Need formulas for plt and ph</w:t>
            </w:r>
          </w:p>
          <w:p w14:paraId="4B8A58B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pressureContainment(self, operatingCondition, safetyClass="high", limitState="ULS"):</w:t>
            </w:r>
          </w:p>
          <w:p w14:paraId="157AC75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thickness = self.thickness1[operatingCondition]</w:t>
            </w:r>
          </w:p>
          <w:p w14:paraId="223F14E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self.pressureContainmentResistance(thickness)</w:t>
            </w:r>
          </w:p>
          <w:p w14:paraId="69128F4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quantity1 = self.pressureContainmentResistance / self.Parameters.pressureTestSafetyFactors.system[safetyClass] / self.Parameters.materialResistanceFactors[limitState]</w:t>
            </w:r>
          </w:p>
          <w:p w14:paraId="080F8611"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quantity2 = self.Parameters.loadPressure.plt / self.Parameters.pressureTestSafetyFactors.system[safetyClass] - self.Parameters.loadPressure.external</w:t>
            </w:r>
          </w:p>
          <w:p w14:paraId="5696E38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quantity3 = self.Parameters.loadPressure.ph * self.Parameters.materialStrengthFactors.Normally / self.Parameters.pressureTestSafetyFactors.mill[safetyClass]</w:t>
            </w:r>
          </w:p>
          <w:p w14:paraId="75A3E2CC"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B4098C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LHS = self.Parameters.loadPressure.pli - self.Parameters.loadPressure.external</w:t>
            </w:r>
          </w:p>
          <w:p w14:paraId="68310CA3"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RHS = min(quantity1, quantity2, quantity3)</w:t>
            </w:r>
          </w:p>
          <w:p w14:paraId="3CBEB1F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self.incidentPressureburstcheckMargin = (RHS - LHS) / RHS</w:t>
            </w:r>
          </w:p>
          <w:p w14:paraId="7ABE2805"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LHS &lt;= RHS:</w:t>
            </w:r>
          </w:p>
          <w:p w14:paraId="6C12391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self.incidentPressureburstCheckPass = True</w:t>
            </w:r>
          </w:p>
          <w:p w14:paraId="1225B33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4B5979A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self.incidentPressureburstCheckPass = False</w:t>
            </w:r>
          </w:p>
          <w:p w14:paraId="429C1338"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89A1D3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LHS = self.Parameters.loadPressure.plt - self.Parameters.loadPressure.external</w:t>
            </w:r>
          </w:p>
          <w:p w14:paraId="4B609B74"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RHS = min(quantity1, self.Parameters.loadPressure.ph)</w:t>
            </w:r>
          </w:p>
          <w:p w14:paraId="5438995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self.incidentPressureburstcheckMargin = (RHS - LHS) / RHS</w:t>
            </w:r>
          </w:p>
          <w:p w14:paraId="1A60780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LHS &lt;= RHS:</w:t>
            </w:r>
          </w:p>
          <w:p w14:paraId="01E965F6"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self.testPressureburstCheckPass = True</w:t>
            </w:r>
          </w:p>
          <w:p w14:paraId="71F9316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29EBE2EE" w14:textId="7FEA4976"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self.testPressureburstCheckPass = False</w:t>
            </w:r>
          </w:p>
        </w:tc>
        <w:tc>
          <w:tcPr>
            <w:tcW w:w="4246" w:type="dxa"/>
          </w:tcPr>
          <w:p w14:paraId="596D8BB7" w14:textId="29A3F1C2" w:rsidR="002D7F1A" w:rsidRPr="00F97AE8" w:rsidRDefault="002D7F1A" w:rsidP="002D7F1A">
            <w:pPr>
              <w:pStyle w:val="NormalIndent"/>
              <w:ind w:left="0"/>
              <w:jc w:val="center"/>
              <w:rPr>
                <w:noProof/>
                <w:sz w:val="12"/>
                <w:szCs w:val="12"/>
                <w:lang w:val="en-US"/>
              </w:rPr>
            </w:pPr>
            <w:r w:rsidRPr="00F97AE8">
              <w:rPr>
                <w:noProof/>
                <w:sz w:val="12"/>
                <w:szCs w:val="12"/>
                <w:lang w:val="en-IN" w:eastAsia="en-IN"/>
              </w:rPr>
              <w:drawing>
                <wp:inline distT="0" distB="0" distL="0" distR="0" wp14:anchorId="117E6636" wp14:editId="799D477D">
                  <wp:extent cx="2317663" cy="8229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7663" cy="822960"/>
                          </a:xfrm>
                          <a:prstGeom prst="rect">
                            <a:avLst/>
                          </a:prstGeom>
                        </pic:spPr>
                      </pic:pic>
                    </a:graphicData>
                  </a:graphic>
                </wp:inline>
              </w:drawing>
            </w:r>
          </w:p>
        </w:tc>
        <w:tc>
          <w:tcPr>
            <w:tcW w:w="803" w:type="dxa"/>
          </w:tcPr>
          <w:p w14:paraId="0E3A2964" w14:textId="77777777" w:rsidR="002D7F1A" w:rsidRPr="00F97AE8" w:rsidRDefault="002D7F1A" w:rsidP="002D7F1A">
            <w:pPr>
              <w:pStyle w:val="NormalIndent"/>
              <w:ind w:left="0"/>
              <w:rPr>
                <w:sz w:val="12"/>
                <w:szCs w:val="12"/>
              </w:rPr>
            </w:pPr>
            <w:r w:rsidRPr="00F97AE8">
              <w:rPr>
                <w:sz w:val="12"/>
                <w:szCs w:val="12"/>
              </w:rPr>
              <w:t>Sec 5</w:t>
            </w:r>
          </w:p>
          <w:p w14:paraId="5A95E1B7" w14:textId="2680F9C3" w:rsidR="002D7F1A" w:rsidRPr="00F97AE8" w:rsidRDefault="002D7F1A" w:rsidP="002D7F1A">
            <w:pPr>
              <w:pStyle w:val="NormalIndent"/>
              <w:ind w:left="0"/>
              <w:rPr>
                <w:sz w:val="12"/>
                <w:szCs w:val="12"/>
              </w:rPr>
            </w:pPr>
            <w:r w:rsidRPr="00F97AE8">
              <w:rPr>
                <w:sz w:val="12"/>
                <w:szCs w:val="12"/>
              </w:rPr>
              <w:t>D 201</w:t>
            </w:r>
          </w:p>
        </w:tc>
      </w:tr>
      <w:tr w:rsidR="002D7F1A" w:rsidRPr="00F97AE8" w14:paraId="1E17FD39" w14:textId="77777777" w:rsidTr="00982EF6">
        <w:tc>
          <w:tcPr>
            <w:tcW w:w="3739" w:type="dxa"/>
          </w:tcPr>
          <w:p w14:paraId="34E73A4C"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ACTION: Find reference for ovality per DNV standards. Default is 3%</w:t>
            </w:r>
          </w:p>
          <w:p w14:paraId="25B44423"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updateOvality(self, Dmax = None, Dmin = None):</w:t>
            </w:r>
          </w:p>
          <w:p w14:paraId="0FA6B3F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self.ovality is None:</w:t>
            </w:r>
          </w:p>
          <w:p w14:paraId="09535FA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(Dmax == None) or (Dmin == None):</w:t>
            </w:r>
          </w:p>
          <w:p w14:paraId="5E8A523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self.Parameters.defaults.ovality</w:t>
            </w:r>
          </w:p>
          <w:p w14:paraId="7B8167D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else:</w:t>
            </w:r>
          </w:p>
          <w:p w14:paraId="2E7A7F9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(Dmax - Dmin)/self.nominalDiameter</w:t>
            </w:r>
          </w:p>
          <w:p w14:paraId="2C7DE33B"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if self.ovality &lt; 0.005:</w:t>
            </w:r>
          </w:p>
          <w:p w14:paraId="74830F5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self.ovality = 0.005</w:t>
            </w:r>
          </w:p>
          <w:p w14:paraId="3436BBDF"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FF0000"/>
                <w:sz w:val="12"/>
                <w:szCs w:val="12"/>
                <w:lang w:val="en-US"/>
              </w:rPr>
            </w:pPr>
          </w:p>
        </w:tc>
        <w:tc>
          <w:tcPr>
            <w:tcW w:w="4246" w:type="dxa"/>
          </w:tcPr>
          <w:p w14:paraId="32D228C3" w14:textId="62EFA22A" w:rsidR="002D7F1A" w:rsidRPr="00F97AE8" w:rsidRDefault="002D7F1A" w:rsidP="002D7F1A">
            <w:pPr>
              <w:pStyle w:val="NormalIndent"/>
              <w:ind w:left="0"/>
              <w:jc w:val="center"/>
              <w:rPr>
                <w:noProof/>
                <w:sz w:val="12"/>
                <w:szCs w:val="12"/>
                <w:lang w:val="en-US"/>
              </w:rPr>
            </w:pPr>
            <w:r w:rsidRPr="00F97AE8">
              <w:rPr>
                <w:noProof/>
                <w:sz w:val="12"/>
                <w:szCs w:val="12"/>
                <w:lang w:val="en-IN" w:eastAsia="en-IN"/>
              </w:rPr>
              <w:drawing>
                <wp:inline distT="0" distB="0" distL="0" distR="0" wp14:anchorId="1E2D1C52" wp14:editId="50E49B26">
                  <wp:extent cx="1889017" cy="64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89017" cy="640080"/>
                          </a:xfrm>
                          <a:prstGeom prst="rect">
                            <a:avLst/>
                          </a:prstGeom>
                        </pic:spPr>
                      </pic:pic>
                    </a:graphicData>
                  </a:graphic>
                </wp:inline>
              </w:drawing>
            </w:r>
          </w:p>
        </w:tc>
        <w:tc>
          <w:tcPr>
            <w:tcW w:w="803" w:type="dxa"/>
          </w:tcPr>
          <w:p w14:paraId="0F6A9DDD" w14:textId="77777777" w:rsidR="002D7F1A" w:rsidRPr="00F97AE8" w:rsidRDefault="002D7F1A" w:rsidP="002D7F1A">
            <w:pPr>
              <w:pStyle w:val="NormalIndent"/>
              <w:ind w:left="0"/>
              <w:rPr>
                <w:sz w:val="12"/>
                <w:szCs w:val="12"/>
              </w:rPr>
            </w:pPr>
            <w:r w:rsidRPr="00F97AE8">
              <w:rPr>
                <w:sz w:val="12"/>
                <w:szCs w:val="12"/>
              </w:rPr>
              <w:t>Sec 5</w:t>
            </w:r>
          </w:p>
          <w:p w14:paraId="0836EE2C" w14:textId="77777777" w:rsidR="002D7F1A" w:rsidRPr="00F97AE8" w:rsidRDefault="002D7F1A" w:rsidP="002D7F1A">
            <w:pPr>
              <w:pStyle w:val="NormalIndent"/>
              <w:ind w:left="0"/>
              <w:rPr>
                <w:sz w:val="12"/>
                <w:szCs w:val="12"/>
              </w:rPr>
            </w:pPr>
            <w:r w:rsidRPr="00F97AE8">
              <w:rPr>
                <w:sz w:val="12"/>
                <w:szCs w:val="12"/>
              </w:rPr>
              <w:t xml:space="preserve">D 402 </w:t>
            </w:r>
          </w:p>
          <w:p w14:paraId="43729702" w14:textId="77777777" w:rsidR="002D7F1A" w:rsidRPr="00F97AE8" w:rsidRDefault="002D7F1A" w:rsidP="002D7F1A">
            <w:pPr>
              <w:pStyle w:val="NormalIndent"/>
              <w:ind w:left="0"/>
              <w:rPr>
                <w:sz w:val="12"/>
                <w:szCs w:val="12"/>
              </w:rPr>
            </w:pPr>
          </w:p>
        </w:tc>
      </w:tr>
      <w:tr w:rsidR="002D7F1A" w:rsidRPr="00F97AE8" w14:paraId="403B9115" w14:textId="77777777" w:rsidTr="00982EF6">
        <w:tc>
          <w:tcPr>
            <w:tcW w:w="3739" w:type="dxa"/>
          </w:tcPr>
          <w:p w14:paraId="04450EFA"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Temperature Derating</w:t>
            </w:r>
          </w:p>
          <w:p w14:paraId="685C4F6E"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def temperatureDeratingValues(self, fluidTemperature = None):</w:t>
            </w:r>
          </w:p>
          <w:p w14:paraId="38601B28"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if fluidTemperature is None:</w:t>
            </w:r>
          </w:p>
          <w:p w14:paraId="59FEB275"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if (self.Parameters.loadPressure.fluidTemperature &gt; self.Parameters.materialProperties.temperatureDerateLimit):</w:t>
            </w:r>
          </w:p>
          <w:p w14:paraId="1B11260C"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lastRenderedPageBreak/>
              <w:t xml:space="preserve">                self.fy_temp = 1.14 - self.Parameters.loadPressure.fluidTemperature / 850  # Temperature Derating Factor for the Yield Stress.</w:t>
            </w:r>
          </w:p>
          <w:p w14:paraId="5AD1FB39"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 Action:   Add ultimate Stress drating</w:t>
            </w:r>
          </w:p>
          <w:p w14:paraId="449FB32A"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3DA93CF5"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20944FA8"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0  # Temperature Derating Factor for the Yield Stress</w:t>
            </w:r>
          </w:p>
          <w:p w14:paraId="74C0B2E6"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1F9C1DB7"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432CA835"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fluidTemperature &gt; self.Parameters.materialProperties.temperatureDerateLimit:</w:t>
            </w:r>
          </w:p>
          <w:p w14:paraId="233DD1F9"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1.14 - fluidTemperature / 850  # Temperature Derating Factor for the Yield Stress</w:t>
            </w:r>
          </w:p>
          <w:p w14:paraId="15ACF355"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     Add ultimate Stress drating</w:t>
            </w:r>
          </w:p>
          <w:p w14:paraId="26FFCE5C"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self.fu_temp = self.fy_temp</w:t>
            </w:r>
          </w:p>
          <w:p w14:paraId="3E9C6807"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else:</w:t>
            </w:r>
          </w:p>
          <w:p w14:paraId="114FAEC3" w14:textId="77777777" w:rsidR="000B35EC"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self.fy_temp = 0  # Temperature Derating Factor for the Yield Stress</w:t>
            </w:r>
          </w:p>
          <w:p w14:paraId="235C48E7" w14:textId="38F016A1" w:rsidR="002D7F1A" w:rsidRPr="00974D6F" w:rsidRDefault="000B35EC" w:rsidP="000B3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974D6F">
              <w:rPr>
                <w:bCs/>
                <w:color w:val="000080"/>
                <w:sz w:val="12"/>
                <w:szCs w:val="12"/>
                <w:lang w:val="en-US"/>
              </w:rPr>
              <w:t xml:space="preserve">                self.fu_temp = self.fy_temp</w:t>
            </w:r>
          </w:p>
        </w:tc>
        <w:tc>
          <w:tcPr>
            <w:tcW w:w="4246" w:type="dxa"/>
          </w:tcPr>
          <w:p w14:paraId="26657A25" w14:textId="77777777" w:rsidR="002D7F1A" w:rsidRPr="00F97AE8" w:rsidRDefault="002D7F1A" w:rsidP="002D7F1A">
            <w:pPr>
              <w:pStyle w:val="NormalIndent"/>
              <w:ind w:left="0"/>
              <w:rPr>
                <w:sz w:val="12"/>
                <w:szCs w:val="12"/>
              </w:rPr>
            </w:pPr>
          </w:p>
        </w:tc>
        <w:tc>
          <w:tcPr>
            <w:tcW w:w="803" w:type="dxa"/>
          </w:tcPr>
          <w:p w14:paraId="2887FE2E" w14:textId="6FF1E87E" w:rsidR="002D7F1A" w:rsidRPr="00F97AE8" w:rsidRDefault="002D7F1A" w:rsidP="002D7F1A">
            <w:pPr>
              <w:pStyle w:val="NormalIndent"/>
              <w:ind w:left="0"/>
              <w:rPr>
                <w:sz w:val="12"/>
                <w:szCs w:val="12"/>
              </w:rPr>
            </w:pPr>
            <w:r w:rsidRPr="00F97AE8">
              <w:rPr>
                <w:sz w:val="12"/>
                <w:szCs w:val="12"/>
              </w:rPr>
              <w:t xml:space="preserve">Sec </w:t>
            </w:r>
          </w:p>
          <w:p w14:paraId="1E0BA813" w14:textId="67B2A2B4" w:rsidR="002D7F1A" w:rsidRPr="00F97AE8" w:rsidRDefault="002D7F1A" w:rsidP="002D7F1A">
            <w:pPr>
              <w:pStyle w:val="NormalIndent"/>
              <w:ind w:left="0"/>
              <w:rPr>
                <w:sz w:val="12"/>
                <w:szCs w:val="12"/>
              </w:rPr>
            </w:pPr>
            <w:r w:rsidRPr="00F97AE8">
              <w:rPr>
                <w:sz w:val="12"/>
                <w:szCs w:val="12"/>
              </w:rPr>
              <w:t xml:space="preserve"> </w:t>
            </w:r>
            <w:r w:rsidRPr="00F97AE8">
              <w:rPr>
                <w:sz w:val="12"/>
                <w:szCs w:val="12"/>
              </w:rPr>
              <w:fldChar w:fldCharType="begin"/>
            </w:r>
            <w:r w:rsidRPr="00F97AE8">
              <w:rPr>
                <w:sz w:val="12"/>
                <w:szCs w:val="12"/>
              </w:rPr>
              <w:instrText xml:space="preserve"> REF _Ref519782345 \r \h  \* MERGEFORMAT </w:instrText>
            </w:r>
            <w:r w:rsidRPr="00F97AE8">
              <w:rPr>
                <w:sz w:val="12"/>
                <w:szCs w:val="12"/>
              </w:rPr>
            </w:r>
            <w:r w:rsidRPr="00F97AE8">
              <w:rPr>
                <w:sz w:val="12"/>
                <w:szCs w:val="12"/>
              </w:rPr>
              <w:fldChar w:fldCharType="separate"/>
            </w:r>
            <w:r w:rsidRPr="00F97AE8">
              <w:rPr>
                <w:sz w:val="12"/>
                <w:szCs w:val="12"/>
              </w:rPr>
              <w:t>8.3.1</w:t>
            </w:r>
            <w:r w:rsidRPr="00F97AE8">
              <w:rPr>
                <w:sz w:val="12"/>
                <w:szCs w:val="12"/>
              </w:rPr>
              <w:fldChar w:fldCharType="end"/>
            </w:r>
          </w:p>
        </w:tc>
      </w:tr>
      <w:tr w:rsidR="002D7F1A" w:rsidRPr="00F97AE8" w14:paraId="3EC99A6F" w14:textId="77777777" w:rsidTr="00982EF6">
        <w:tc>
          <w:tcPr>
            <w:tcW w:w="3739" w:type="dxa"/>
          </w:tcPr>
          <w:p w14:paraId="2E037AD1"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lastRenderedPageBreak/>
              <w:t># Material strength values and derated values</w:t>
            </w:r>
          </w:p>
          <w:p w14:paraId="568B8076"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def updateStrengthValues(self,specifiedMinimumYieldStrength=None, specifiedMinimumTensileStrength=None):</w:t>
            </w:r>
          </w:p>
          <w:p w14:paraId="40CC1538"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specifiedMinimumYieldStrength is not None:</w:t>
            </w:r>
          </w:p>
          <w:p w14:paraId="7056E3D3"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self.Parameters.materialProperties.specifiedMinimumYieldStrength = specifiedMinimumYieldStrength</w:t>
            </w:r>
          </w:p>
          <w:p w14:paraId="506F17BA"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self.minimumYieldStrength = (self.Parameters.materialProperties.specifiedMinimumYieldStrength - self.fy_temp)*self.Parameters.materialStrengthFactors.Normally</w:t>
            </w:r>
          </w:p>
          <w:p w14:paraId="50EE20FF"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p>
          <w:p w14:paraId="5A74BC17"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if specifiedMinimumYieldStrength is not None:</w:t>
            </w:r>
          </w:p>
          <w:p w14:paraId="4B6095F2" w14:textId="7777777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self.Parameters.materialProperties.specifiedMinimumTensileStrength = specifiedMinimumTensileStrength</w:t>
            </w:r>
          </w:p>
          <w:p w14:paraId="241DA1EA" w14:textId="53654BB7" w:rsidR="002D7F1A" w:rsidRPr="00974D6F"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color w:val="000080"/>
                <w:sz w:val="12"/>
                <w:szCs w:val="12"/>
                <w:lang w:val="en-US"/>
              </w:rPr>
            </w:pPr>
            <w:r w:rsidRPr="00974D6F">
              <w:rPr>
                <w:bCs/>
                <w:color w:val="000080"/>
                <w:sz w:val="12"/>
                <w:szCs w:val="12"/>
                <w:lang w:val="en-US"/>
              </w:rPr>
              <w:t xml:space="preserve">        self.minimumTensileStrength = (self.Parameters.materialProperties.specifiedMinimumTensileStrength - self.fu_temp)*self.Parameters.materialStrengthFactors.Normally</w:t>
            </w:r>
          </w:p>
        </w:tc>
        <w:tc>
          <w:tcPr>
            <w:tcW w:w="4246" w:type="dxa"/>
          </w:tcPr>
          <w:p w14:paraId="1FD957F7" w14:textId="4277DB53" w:rsidR="002D7F1A" w:rsidRPr="00F97AE8" w:rsidRDefault="002D7F1A" w:rsidP="002D7F1A">
            <w:pPr>
              <w:pStyle w:val="NormalIndent"/>
              <w:ind w:left="0"/>
              <w:rPr>
                <w:sz w:val="12"/>
                <w:szCs w:val="12"/>
              </w:rPr>
            </w:pPr>
            <w:r w:rsidRPr="00F97AE8">
              <w:rPr>
                <w:noProof/>
                <w:sz w:val="12"/>
                <w:szCs w:val="12"/>
                <w:lang w:val="en-IN" w:eastAsia="en-IN"/>
              </w:rPr>
              <w:drawing>
                <wp:inline distT="0" distB="0" distL="0" distR="0" wp14:anchorId="0B25C8A9" wp14:editId="438FB623">
                  <wp:extent cx="2638425" cy="561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38425" cy="561975"/>
                          </a:xfrm>
                          <a:prstGeom prst="rect">
                            <a:avLst/>
                          </a:prstGeom>
                        </pic:spPr>
                      </pic:pic>
                    </a:graphicData>
                  </a:graphic>
                </wp:inline>
              </w:drawing>
            </w:r>
          </w:p>
        </w:tc>
        <w:tc>
          <w:tcPr>
            <w:tcW w:w="803" w:type="dxa"/>
          </w:tcPr>
          <w:p w14:paraId="2592C993" w14:textId="77777777" w:rsidR="002D7F1A" w:rsidRPr="00F97AE8" w:rsidRDefault="002D7F1A" w:rsidP="002D7F1A">
            <w:pPr>
              <w:pStyle w:val="NormalIndent"/>
              <w:ind w:left="0"/>
              <w:rPr>
                <w:sz w:val="12"/>
                <w:szCs w:val="12"/>
              </w:rPr>
            </w:pPr>
            <w:r w:rsidRPr="00F97AE8">
              <w:rPr>
                <w:sz w:val="12"/>
                <w:szCs w:val="12"/>
              </w:rPr>
              <w:t>Sec?</w:t>
            </w:r>
          </w:p>
          <w:p w14:paraId="70105CEB" w14:textId="0B4BD89C" w:rsidR="002D7F1A" w:rsidRPr="00F97AE8" w:rsidRDefault="002D7F1A" w:rsidP="002D7F1A">
            <w:pPr>
              <w:pStyle w:val="NormalIndent"/>
              <w:ind w:left="0"/>
              <w:rPr>
                <w:sz w:val="12"/>
                <w:szCs w:val="12"/>
              </w:rPr>
            </w:pPr>
            <w:r w:rsidRPr="00F97AE8">
              <w:rPr>
                <w:sz w:val="12"/>
                <w:szCs w:val="12"/>
              </w:rPr>
              <w:t>C306</w:t>
            </w:r>
          </w:p>
        </w:tc>
      </w:tr>
      <w:tr w:rsidR="002D7F1A" w:rsidRPr="00F97AE8" w14:paraId="3F7A7EDF" w14:textId="77777777" w:rsidTr="00982EF6">
        <w:tc>
          <w:tcPr>
            <w:tcW w:w="3739" w:type="dxa"/>
          </w:tcPr>
          <w:p w14:paraId="73C4F192"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p w14:paraId="1751F55C"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DNV-OS-F101, Section 13 D700, Local Buckling - Collapse Check. </w:t>
            </w:r>
          </w:p>
          <w:p w14:paraId="3E3E997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def collapse(self, thickness, pipeFabricationMethod):</w:t>
            </w:r>
          </w:p>
          <w:p w14:paraId="029282A4"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self.dOverTRatio = self.nominalDiameter / thickness</w:t>
            </w:r>
          </w:p>
          <w:p w14:paraId="49AA6C3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self.tOverDRatio = 1/self.dOverTRatio</w:t>
            </w:r>
          </w:p>
          <w:p w14:paraId="2A06ABB7"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self.elasticCollapseCapacity = 2*self.Parameters.materialProperties.youngsModulus*self.tOverDRatio**3/(1-self.Parameters.materialProperties.poissionsratio**2)</w:t>
            </w:r>
          </w:p>
          <w:p w14:paraId="5CF65043"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self.plasticCollapseCapacity = self.minimumYieldStrength*self.Parameters.materialFabrication.factors[pipeFabricationMethod]*2*self.tOverDRatio</w:t>
            </w:r>
          </w:p>
          <w:p w14:paraId="707210C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2FB68F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b = -self.elasticCollapseCapacity</w:t>
            </w:r>
          </w:p>
          <w:p w14:paraId="61F73D39"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c = -(self.plasticCollapseCapacity**2 + self.plasticCollapseCapacity*self.elasticCollapseCapacity*self.ovality*self.dOverTRatio)</w:t>
            </w:r>
          </w:p>
          <w:p w14:paraId="64F49DF4"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d = self.elasticCollapseCapacity*(self.plasticCollapseCapacity**2)</w:t>
            </w:r>
          </w:p>
          <w:p w14:paraId="175C8936"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u = 1/3 * (-b**2/3 + c)</w:t>
            </w:r>
          </w:p>
          <w:p w14:paraId="5408A1DA"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v = 1/2 * (2/27*(b**3) - b*c/3 + d)</w:t>
            </w:r>
          </w:p>
          <w:p w14:paraId="6A35FBBD"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phi= math.acos(-v/math.sqrt(-u**3))</w:t>
            </w:r>
          </w:p>
          <w:p w14:paraId="34076FCE"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F97AE8">
              <w:rPr>
                <w:bCs/>
                <w:color w:val="000080"/>
                <w:sz w:val="12"/>
                <w:szCs w:val="12"/>
                <w:lang w:val="en-US"/>
              </w:rPr>
              <w:t xml:space="preserve">        y = -2 * math.sqrt(-u) * math.cos(phi/3+ 60*math.pi/180)</w:t>
            </w:r>
          </w:p>
          <w:p w14:paraId="1C590C21" w14:textId="77777777"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33AACB29" w14:textId="1F32FCBF" w:rsidR="002D7F1A" w:rsidRPr="00F97AE8" w:rsidRDefault="002D7F1A" w:rsidP="002D7F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r w:rsidRPr="00F97AE8">
              <w:rPr>
                <w:bCs/>
                <w:color w:val="000080"/>
                <w:sz w:val="12"/>
                <w:szCs w:val="12"/>
                <w:lang w:val="en-US"/>
              </w:rPr>
              <w:t xml:space="preserve">        self.collapsePressure = y-b/3</w:t>
            </w:r>
          </w:p>
        </w:tc>
        <w:tc>
          <w:tcPr>
            <w:tcW w:w="4246" w:type="dxa"/>
          </w:tcPr>
          <w:p w14:paraId="0C97918A" w14:textId="113E337D" w:rsidR="002D7F1A" w:rsidRPr="00F97AE8" w:rsidRDefault="002D7F1A" w:rsidP="002D7F1A">
            <w:pPr>
              <w:pStyle w:val="NormalIndent"/>
              <w:ind w:left="0"/>
              <w:rPr>
                <w:sz w:val="12"/>
                <w:szCs w:val="12"/>
              </w:rPr>
            </w:pPr>
          </w:p>
          <w:p w14:paraId="004D636F" w14:textId="77777777" w:rsidR="002D7F1A" w:rsidRPr="00F97AE8" w:rsidRDefault="002D7F1A" w:rsidP="002D7F1A">
            <w:pPr>
              <w:pStyle w:val="NormalIndent"/>
              <w:ind w:left="0"/>
              <w:rPr>
                <w:sz w:val="12"/>
                <w:szCs w:val="12"/>
              </w:rPr>
            </w:pPr>
          </w:p>
          <w:p w14:paraId="3A40BB69" w14:textId="0CE96FEB" w:rsidR="002D7F1A" w:rsidRPr="00F97AE8" w:rsidRDefault="002D7F1A" w:rsidP="002D7F1A">
            <w:pPr>
              <w:pStyle w:val="NormalIndent"/>
              <w:ind w:left="0"/>
              <w:rPr>
                <w:sz w:val="12"/>
                <w:szCs w:val="12"/>
              </w:rPr>
            </w:pPr>
            <w:r w:rsidRPr="00F97AE8">
              <w:rPr>
                <w:noProof/>
                <w:sz w:val="12"/>
                <w:szCs w:val="12"/>
                <w:lang w:val="en-IN" w:eastAsia="en-IN"/>
              </w:rPr>
              <w:drawing>
                <wp:inline distT="0" distB="0" distL="0" distR="0" wp14:anchorId="5AE5BFD9" wp14:editId="3EE75447">
                  <wp:extent cx="2653030" cy="1271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53030" cy="1271270"/>
                          </a:xfrm>
                          <a:prstGeom prst="rect">
                            <a:avLst/>
                          </a:prstGeom>
                        </pic:spPr>
                      </pic:pic>
                    </a:graphicData>
                  </a:graphic>
                </wp:inline>
              </w:drawing>
            </w:r>
          </w:p>
        </w:tc>
        <w:tc>
          <w:tcPr>
            <w:tcW w:w="803" w:type="dxa"/>
          </w:tcPr>
          <w:p w14:paraId="50A6AD3E" w14:textId="77777777" w:rsidR="002D7F1A" w:rsidRDefault="002D7F1A" w:rsidP="00D45EEA">
            <w:pPr>
              <w:pStyle w:val="NormalIndent"/>
              <w:ind w:left="0"/>
              <w:rPr>
                <w:sz w:val="12"/>
                <w:szCs w:val="12"/>
              </w:rPr>
            </w:pPr>
            <w:r w:rsidRPr="00F97AE8">
              <w:rPr>
                <w:sz w:val="12"/>
                <w:szCs w:val="12"/>
              </w:rPr>
              <w:t>Sec</w:t>
            </w:r>
            <w:r w:rsidR="00D45EEA">
              <w:rPr>
                <w:sz w:val="12"/>
                <w:szCs w:val="12"/>
              </w:rPr>
              <w:t xml:space="preserve"> 5</w:t>
            </w:r>
          </w:p>
          <w:p w14:paraId="7B8C71CA" w14:textId="5567375F" w:rsidR="00D45EEA" w:rsidRDefault="009428DF" w:rsidP="00D45EEA">
            <w:pPr>
              <w:pStyle w:val="NormalIndent"/>
              <w:ind w:left="0"/>
              <w:rPr>
                <w:sz w:val="12"/>
                <w:szCs w:val="12"/>
              </w:rPr>
            </w:pPr>
            <w:r>
              <w:rPr>
                <w:sz w:val="12"/>
                <w:szCs w:val="12"/>
              </w:rPr>
              <w:t>D</w:t>
            </w:r>
            <w:r w:rsidR="00D45EEA">
              <w:rPr>
                <w:sz w:val="12"/>
                <w:szCs w:val="12"/>
              </w:rPr>
              <w:t xml:space="preserve"> 402</w:t>
            </w:r>
          </w:p>
          <w:p w14:paraId="66FBC887" w14:textId="77777777" w:rsidR="00D45EEA" w:rsidRDefault="00D45EEA" w:rsidP="00D45EEA">
            <w:pPr>
              <w:pStyle w:val="NormalIndent"/>
              <w:ind w:left="0"/>
              <w:rPr>
                <w:sz w:val="12"/>
                <w:szCs w:val="12"/>
              </w:rPr>
            </w:pPr>
          </w:p>
          <w:p w14:paraId="6448DAED" w14:textId="77777777" w:rsidR="00D45EEA" w:rsidRDefault="00D45EEA" w:rsidP="00D45EEA">
            <w:pPr>
              <w:pStyle w:val="NormalIndent"/>
              <w:ind w:left="0"/>
              <w:rPr>
                <w:sz w:val="12"/>
                <w:szCs w:val="12"/>
              </w:rPr>
            </w:pPr>
          </w:p>
          <w:p w14:paraId="60628AFA" w14:textId="31F76939" w:rsidR="00D45EEA" w:rsidRPr="00F97AE8" w:rsidRDefault="00D45EEA" w:rsidP="00D45EEA">
            <w:pPr>
              <w:pStyle w:val="NormalIndent"/>
              <w:ind w:left="0"/>
              <w:rPr>
                <w:sz w:val="12"/>
                <w:szCs w:val="12"/>
              </w:rPr>
            </w:pPr>
          </w:p>
        </w:tc>
      </w:tr>
      <w:tr w:rsidR="00D45EEA" w:rsidRPr="00F97AE8" w14:paraId="76564613" w14:textId="77777777" w:rsidTr="00982EF6">
        <w:tc>
          <w:tcPr>
            <w:tcW w:w="3739" w:type="dxa"/>
          </w:tcPr>
          <w:p w14:paraId="4848C95F"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localBucklingUnderExternalPressure(self, thickness, pipeFabricationMethod, safetyClass="high", limitState="ULS"):</w:t>
            </w:r>
          </w:p>
          <w:p w14:paraId="2B620EB0"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Evalaute collapse pressure</w:t>
            </w:r>
          </w:p>
          <w:p w14:paraId="6BDA5339"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31B79104"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A432217"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self.Parameters.loadPressure.external - self.Parameters.loadPressure.minimumInternal</w:t>
            </w:r>
          </w:p>
          <w:p w14:paraId="2C7FABD1"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self.collapsePressure/self.Parameters.other.safetyClass[safetyClass]/self.Parameters.materialResistanceFactors[limitState]</w:t>
            </w:r>
          </w:p>
          <w:p w14:paraId="38EF3423"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self.localBucklingExternalPressureCheckMargin = (RHS - LHS) / RHS</w:t>
            </w:r>
          </w:p>
          <w:p w14:paraId="4BAFF9EE"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391409C9"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self.localBucklingExternalPressureCheckPass = True</w:t>
            </w:r>
          </w:p>
          <w:p w14:paraId="50C83431"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B872347" w14:textId="77777777" w:rsidR="00D41372" w:rsidRPr="007A75F6" w:rsidRDefault="00D41372" w:rsidP="00D41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self.localBucklingExternalPressureCheckPass = False</w:t>
            </w:r>
          </w:p>
          <w:p w14:paraId="4BECC2EC" w14:textId="55F65A87" w:rsidR="00D45EEA" w:rsidRPr="004D5E61" w:rsidRDefault="00D45EEA" w:rsidP="00D45E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54FEBB50" w14:textId="1A4A09AB" w:rsidR="00D45EEA" w:rsidRPr="00F97AE8" w:rsidRDefault="00D45EEA" w:rsidP="00D45EEA">
            <w:pPr>
              <w:pStyle w:val="NormalIndent"/>
              <w:ind w:left="0"/>
              <w:rPr>
                <w:noProof/>
                <w:sz w:val="12"/>
                <w:szCs w:val="12"/>
                <w:lang w:val="en-US"/>
              </w:rPr>
            </w:pPr>
            <w:r w:rsidRPr="00F97AE8">
              <w:rPr>
                <w:noProof/>
                <w:sz w:val="12"/>
                <w:szCs w:val="12"/>
                <w:lang w:val="en-IN" w:eastAsia="en-IN"/>
              </w:rPr>
              <w:drawing>
                <wp:inline distT="0" distB="0" distL="0" distR="0" wp14:anchorId="2561B4FF" wp14:editId="3069663E">
                  <wp:extent cx="1548581"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48581" cy="457200"/>
                          </a:xfrm>
                          <a:prstGeom prst="rect">
                            <a:avLst/>
                          </a:prstGeom>
                        </pic:spPr>
                      </pic:pic>
                    </a:graphicData>
                  </a:graphic>
                </wp:inline>
              </w:drawing>
            </w:r>
          </w:p>
        </w:tc>
        <w:tc>
          <w:tcPr>
            <w:tcW w:w="803" w:type="dxa"/>
          </w:tcPr>
          <w:p w14:paraId="0769DF6B" w14:textId="77777777" w:rsidR="00D45EEA" w:rsidRDefault="00D45EEA" w:rsidP="00D45EEA">
            <w:pPr>
              <w:pStyle w:val="NormalIndent"/>
              <w:ind w:left="0"/>
              <w:rPr>
                <w:sz w:val="12"/>
                <w:szCs w:val="12"/>
              </w:rPr>
            </w:pPr>
            <w:r w:rsidRPr="00F97AE8">
              <w:rPr>
                <w:sz w:val="12"/>
                <w:szCs w:val="12"/>
              </w:rPr>
              <w:t>Sec</w:t>
            </w:r>
            <w:r>
              <w:rPr>
                <w:sz w:val="12"/>
                <w:szCs w:val="12"/>
              </w:rPr>
              <w:t xml:space="preserve"> 5</w:t>
            </w:r>
          </w:p>
          <w:p w14:paraId="03ACC2CC" w14:textId="303AE645" w:rsidR="00D45EEA" w:rsidRDefault="009428DF" w:rsidP="00D45EEA">
            <w:pPr>
              <w:pStyle w:val="NormalIndent"/>
              <w:ind w:left="0"/>
              <w:rPr>
                <w:sz w:val="12"/>
                <w:szCs w:val="12"/>
              </w:rPr>
            </w:pPr>
            <w:r>
              <w:rPr>
                <w:sz w:val="12"/>
                <w:szCs w:val="12"/>
              </w:rPr>
              <w:t>D</w:t>
            </w:r>
            <w:r w:rsidR="00D45EEA">
              <w:rPr>
                <w:sz w:val="12"/>
                <w:szCs w:val="12"/>
              </w:rPr>
              <w:t xml:space="preserve"> 401</w:t>
            </w:r>
          </w:p>
          <w:p w14:paraId="15B9C50F" w14:textId="77777777" w:rsidR="00D45EEA" w:rsidRDefault="00D45EEA" w:rsidP="00D45EEA">
            <w:pPr>
              <w:pStyle w:val="NormalIndent"/>
              <w:ind w:left="0"/>
              <w:rPr>
                <w:sz w:val="12"/>
                <w:szCs w:val="12"/>
              </w:rPr>
            </w:pPr>
          </w:p>
          <w:p w14:paraId="12C985BA" w14:textId="77777777" w:rsidR="00D45EEA" w:rsidRDefault="00D45EEA" w:rsidP="00D45EEA">
            <w:pPr>
              <w:pStyle w:val="NormalIndent"/>
              <w:ind w:left="0"/>
              <w:rPr>
                <w:sz w:val="12"/>
                <w:szCs w:val="12"/>
              </w:rPr>
            </w:pPr>
          </w:p>
          <w:p w14:paraId="4B64D543" w14:textId="517845A0" w:rsidR="00D45EEA" w:rsidRPr="00F97AE8" w:rsidRDefault="00D45EEA" w:rsidP="00D45EEA">
            <w:pPr>
              <w:pStyle w:val="NormalIndent"/>
              <w:ind w:left="0"/>
              <w:rPr>
                <w:sz w:val="12"/>
                <w:szCs w:val="12"/>
              </w:rPr>
            </w:pPr>
          </w:p>
        </w:tc>
      </w:tr>
      <w:tr w:rsidR="00EE457D" w:rsidRPr="00F97AE8" w14:paraId="41ED37E1" w14:textId="77777777" w:rsidTr="00982EF6">
        <w:tc>
          <w:tcPr>
            <w:tcW w:w="3739" w:type="dxa"/>
          </w:tcPr>
          <w:p w14:paraId="4DC40D3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localBucklingUnderExternalPressure_polyMethod(self, thickness, pipeFabricationMethod):</w:t>
            </w:r>
          </w:p>
          <w:p w14:paraId="753B6FD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043F415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coefficientX3 = 1</w:t>
            </w:r>
          </w:p>
          <w:p w14:paraId="09B94D3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coefficientX2 = -self.elasticCollapseCapacity</w:t>
            </w:r>
          </w:p>
          <w:p w14:paraId="24D4F95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coefficientX1 = -(self.plasticCollapseCapacity**2 + self.elasticCollapseCapacity*self.plasticCollapseCapacity*self.ovality*self.dOverTRatio)</w:t>
            </w:r>
          </w:p>
          <w:p w14:paraId="196DA8A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coefficientX0 = self.elasticCollapseCapacity * self.plasticCollapseCapacity**2</w:t>
            </w:r>
          </w:p>
          <w:p w14:paraId="1EEC4E7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polynomialCoefficients = [coefficientX3, coefficientX2, coefficientX1, coefficientX0]</w:t>
            </w:r>
          </w:p>
          <w:p w14:paraId="6A8BC4E2"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potentialRoots = solvePolynomialEquation(polynomialCoefficients)</w:t>
            </w:r>
          </w:p>
          <w:p w14:paraId="0F0D0A2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print(potentialRoots)</w:t>
            </w:r>
          </w:p>
          <w:p w14:paraId="656B5F28" w14:textId="77777777" w:rsidR="00EE457D" w:rsidRPr="004D5E61"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2"/>
                <w:szCs w:val="12"/>
                <w:lang w:val="en-US"/>
              </w:rPr>
            </w:pPr>
          </w:p>
        </w:tc>
        <w:tc>
          <w:tcPr>
            <w:tcW w:w="4246" w:type="dxa"/>
          </w:tcPr>
          <w:p w14:paraId="632E6CE7" w14:textId="024ABA1C" w:rsidR="00EE457D" w:rsidRPr="00F97AE8" w:rsidRDefault="00EE457D" w:rsidP="00EE457D">
            <w:pPr>
              <w:pStyle w:val="NormalIndent"/>
              <w:ind w:left="0"/>
              <w:rPr>
                <w:noProof/>
                <w:sz w:val="12"/>
                <w:szCs w:val="12"/>
                <w:lang w:val="en-US"/>
              </w:rPr>
            </w:pPr>
            <w:r>
              <w:rPr>
                <w:noProof/>
                <w:sz w:val="12"/>
                <w:szCs w:val="12"/>
                <w:lang w:val="en-IN" w:eastAsia="en-IN"/>
              </w:rPr>
              <w:lastRenderedPageBreak/>
              <w:t>Not used. Another method to find roots for a polynomial equation</w:t>
            </w:r>
          </w:p>
        </w:tc>
        <w:tc>
          <w:tcPr>
            <w:tcW w:w="803" w:type="dxa"/>
          </w:tcPr>
          <w:p w14:paraId="0714BEED" w14:textId="77777777" w:rsidR="00EE457D" w:rsidRPr="00F97AE8" w:rsidRDefault="00EE457D" w:rsidP="00EE457D">
            <w:pPr>
              <w:pStyle w:val="NormalIndent"/>
              <w:ind w:left="0"/>
              <w:rPr>
                <w:sz w:val="12"/>
                <w:szCs w:val="12"/>
              </w:rPr>
            </w:pPr>
          </w:p>
        </w:tc>
      </w:tr>
      <w:tr w:rsidR="00EE457D" w:rsidRPr="00F97AE8" w14:paraId="55483DE2" w14:textId="77777777" w:rsidTr="00982EF6">
        <w:tc>
          <w:tcPr>
            <w:tcW w:w="3739" w:type="dxa"/>
          </w:tcPr>
          <w:p w14:paraId="7C05DFE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def propagationBuckling(self, thickness, pipeFabricationMethod, safetyClass="high", limitState="ULS", pipeCondition="Cold"):</w:t>
            </w:r>
          </w:p>
          <w:p w14:paraId="086C937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486111C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4EF3837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F0832D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pipeCondition == "Cold":</w:t>
            </w:r>
          </w:p>
          <w:p w14:paraId="2893598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self.Parameters.materialProperties.specifiedMinimumYieldStrength</w:t>
            </w:r>
          </w:p>
          <w:p w14:paraId="37DEF1A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7EE96A6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self.minimumYieldStrength</w:t>
            </w:r>
          </w:p>
          <w:p w14:paraId="5BA50B3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5AB8C8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15 or  self.dOverTRatio &lt; 45:</w:t>
            </w:r>
          </w:p>
          <w:p w14:paraId="0139F6B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self.propagationPressure = 35*yieldStrength * self.Parameters.materialFabrication.factors[pipeFabricationMethod] * (self.tOverDRatio**2.5)</w:t>
            </w:r>
          </w:p>
          <w:p w14:paraId="27B9EF9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329676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self.propagationPressure = None</w:t>
            </w:r>
          </w:p>
          <w:p w14:paraId="0670767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37E144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self.propagationPressure is not None:</w:t>
            </w:r>
          </w:p>
          <w:p w14:paraId="36DCC3D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self.Parameters.loadPressure.external - self.Parameters.loadPressure.minimumInternal</w:t>
            </w:r>
          </w:p>
          <w:p w14:paraId="4E5201B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self.propagationPressure / self.Parameters.other.safetyClass[safetyClass]/self.Parameters.materialResistanceFactors[limitState]</w:t>
            </w:r>
          </w:p>
          <w:p w14:paraId="3B1862C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self.propagationBucklingCheckMargin = (RHS - LHS) / RHS</w:t>
            </w:r>
          </w:p>
          <w:p w14:paraId="319361D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7E1C2E6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True</w:t>
            </w:r>
          </w:p>
          <w:p w14:paraId="1A2CBD9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41734A0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False</w:t>
            </w:r>
          </w:p>
          <w:p w14:paraId="7EEB395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103C02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self.propagationBucklingCheckMargin = None</w:t>
            </w:r>
          </w:p>
          <w:p w14:paraId="27EF9A9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self.propagationBucklingCheckPass = "Pipe out of code limits. Detailed FEA may be required to ascertain pipe bending capacity"</w:t>
            </w:r>
          </w:p>
          <w:p w14:paraId="3D8C7862" w14:textId="77777777" w:rsidR="00EE457D" w:rsidRPr="00F97AE8"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50F32D94" w14:textId="1D639190" w:rsidR="00EE457D" w:rsidRPr="00F97AE8" w:rsidRDefault="00EE457D" w:rsidP="00EE457D">
            <w:pPr>
              <w:pStyle w:val="NormalIndent"/>
              <w:ind w:left="0"/>
              <w:rPr>
                <w:noProof/>
                <w:sz w:val="12"/>
                <w:szCs w:val="12"/>
                <w:lang w:val="en-US"/>
              </w:rPr>
            </w:pPr>
            <w:r w:rsidRPr="00F97AE8">
              <w:rPr>
                <w:noProof/>
                <w:sz w:val="12"/>
                <w:szCs w:val="12"/>
                <w:lang w:val="en-IN" w:eastAsia="en-IN"/>
              </w:rPr>
              <w:drawing>
                <wp:inline distT="0" distB="0" distL="0" distR="0" wp14:anchorId="0FD408F2" wp14:editId="5467F844">
                  <wp:extent cx="2948940" cy="141541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8940" cy="1415415"/>
                          </a:xfrm>
                          <a:prstGeom prst="rect">
                            <a:avLst/>
                          </a:prstGeom>
                        </pic:spPr>
                      </pic:pic>
                    </a:graphicData>
                  </a:graphic>
                </wp:inline>
              </w:drawing>
            </w:r>
          </w:p>
        </w:tc>
        <w:tc>
          <w:tcPr>
            <w:tcW w:w="803" w:type="dxa"/>
          </w:tcPr>
          <w:p w14:paraId="4FDCFAB3" w14:textId="77777777" w:rsidR="00EE457D" w:rsidRDefault="00EE457D" w:rsidP="00EE457D">
            <w:pPr>
              <w:pStyle w:val="NormalIndent"/>
              <w:ind w:left="0"/>
              <w:rPr>
                <w:sz w:val="12"/>
                <w:szCs w:val="12"/>
              </w:rPr>
            </w:pPr>
            <w:r w:rsidRPr="00F97AE8">
              <w:rPr>
                <w:sz w:val="12"/>
                <w:szCs w:val="12"/>
              </w:rPr>
              <w:t>Se</w:t>
            </w:r>
            <w:r>
              <w:rPr>
                <w:sz w:val="12"/>
                <w:szCs w:val="12"/>
              </w:rPr>
              <w:t>c 5</w:t>
            </w:r>
          </w:p>
          <w:p w14:paraId="1C2868C6" w14:textId="3DE0DD69" w:rsidR="00EE457D" w:rsidRPr="00F97AE8" w:rsidRDefault="00EE457D" w:rsidP="00EE457D">
            <w:pPr>
              <w:pStyle w:val="NormalIndent"/>
              <w:ind w:left="0"/>
              <w:rPr>
                <w:sz w:val="12"/>
                <w:szCs w:val="12"/>
              </w:rPr>
            </w:pPr>
            <w:r>
              <w:rPr>
                <w:sz w:val="12"/>
                <w:szCs w:val="12"/>
              </w:rPr>
              <w:t>D 501</w:t>
            </w:r>
          </w:p>
        </w:tc>
      </w:tr>
      <w:tr w:rsidR="00EE457D" w:rsidRPr="00F97AE8" w14:paraId="532DDC48" w14:textId="77777777" w:rsidTr="00982EF6">
        <w:tc>
          <w:tcPr>
            <w:tcW w:w="3739" w:type="dxa"/>
          </w:tcPr>
          <w:p w14:paraId="4E5F4804" w14:textId="77777777" w:rsidR="00EE457D"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Action : Add buckle arrestor capacity design equations</w:t>
            </w:r>
          </w:p>
          <w:p w14:paraId="385AA3AF" w14:textId="77777777" w:rsidR="00EE457D" w:rsidRPr="00C6607A"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FF0000"/>
                <w:sz w:val="12"/>
                <w:szCs w:val="12"/>
                <w:lang w:val="en-US"/>
              </w:rPr>
            </w:pPr>
            <w:r w:rsidRPr="00C6607A">
              <w:rPr>
                <w:bCs/>
                <w:color w:val="FF0000"/>
                <w:sz w:val="12"/>
                <w:szCs w:val="12"/>
                <w:lang w:val="en-US"/>
              </w:rPr>
              <w:t>TBA</w:t>
            </w:r>
          </w:p>
          <w:p w14:paraId="790E5B39" w14:textId="6B8A90C6" w:rsidR="00EE457D" w:rsidRPr="00F97AE8"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36CEA05B" w14:textId="538B1B4E" w:rsidR="00EE457D" w:rsidRPr="00F97AE8" w:rsidRDefault="00EE457D" w:rsidP="00EE457D">
            <w:pPr>
              <w:pStyle w:val="NormalIndent"/>
              <w:ind w:left="0"/>
              <w:rPr>
                <w:noProof/>
                <w:sz w:val="12"/>
                <w:szCs w:val="12"/>
                <w:lang w:val="en-US"/>
              </w:rPr>
            </w:pPr>
            <w:r>
              <w:rPr>
                <w:noProof/>
                <w:lang w:val="en-IN" w:eastAsia="en-IN"/>
              </w:rPr>
              <w:drawing>
                <wp:inline distT="0" distB="0" distL="0" distR="0" wp14:anchorId="1AA3635E" wp14:editId="0927D36F">
                  <wp:extent cx="2948940" cy="9753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8940" cy="975360"/>
                          </a:xfrm>
                          <a:prstGeom prst="rect">
                            <a:avLst/>
                          </a:prstGeom>
                        </pic:spPr>
                      </pic:pic>
                    </a:graphicData>
                  </a:graphic>
                </wp:inline>
              </w:drawing>
            </w:r>
          </w:p>
        </w:tc>
        <w:tc>
          <w:tcPr>
            <w:tcW w:w="803" w:type="dxa"/>
          </w:tcPr>
          <w:p w14:paraId="0633259F" w14:textId="77777777" w:rsidR="00EE457D" w:rsidRDefault="00EE457D" w:rsidP="00EE457D">
            <w:pPr>
              <w:pStyle w:val="NormalIndent"/>
              <w:ind w:left="0"/>
              <w:rPr>
                <w:sz w:val="12"/>
                <w:szCs w:val="12"/>
              </w:rPr>
            </w:pPr>
            <w:r w:rsidRPr="00F97AE8">
              <w:rPr>
                <w:sz w:val="12"/>
                <w:szCs w:val="12"/>
              </w:rPr>
              <w:t>Se</w:t>
            </w:r>
            <w:r>
              <w:rPr>
                <w:sz w:val="12"/>
                <w:szCs w:val="12"/>
              </w:rPr>
              <w:t>c 5</w:t>
            </w:r>
          </w:p>
          <w:p w14:paraId="2FEA8645" w14:textId="4F802B34" w:rsidR="00EE457D" w:rsidRPr="00F97AE8" w:rsidRDefault="00EE457D" w:rsidP="00EE457D">
            <w:pPr>
              <w:pStyle w:val="NormalIndent"/>
              <w:ind w:left="0"/>
              <w:rPr>
                <w:sz w:val="12"/>
                <w:szCs w:val="12"/>
              </w:rPr>
            </w:pPr>
            <w:r>
              <w:rPr>
                <w:sz w:val="12"/>
                <w:szCs w:val="12"/>
              </w:rPr>
              <w:t>D 502</w:t>
            </w:r>
          </w:p>
        </w:tc>
      </w:tr>
      <w:tr w:rsidR="00EE457D" w:rsidRPr="00F97AE8" w14:paraId="1D160CB7" w14:textId="77777777" w:rsidTr="00982EF6">
        <w:tc>
          <w:tcPr>
            <w:tcW w:w="3739" w:type="dxa"/>
          </w:tcPr>
          <w:p w14:paraId="1CEB0EC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localBucklingCombinedLoadingLoadControlled(self, thickness, pipeFabricationMethod, operatingCondition, safetyClass="high", limitState="ULS", pipeCondition="Cold", conditionEffect ="Other"):</w:t>
            </w:r>
          </w:p>
          <w:p w14:paraId="00A26AF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71EF5A6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066D04B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self.pressureContainment(operatingCondition, safetyClass)</w:t>
            </w:r>
          </w:p>
          <w:p w14:paraId="1F5B45F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0B98BC6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pInternal = self.Parameters.loadPressure.internal</w:t>
            </w:r>
          </w:p>
          <w:p w14:paraId="7D80657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pExternal = self.Parameters.loadPressure.external</w:t>
            </w:r>
          </w:p>
          <w:p w14:paraId="41C0E92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20BD917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logging.critical("Internal Overpressure")</w:t>
            </w:r>
          </w:p>
          <w:p w14:paraId="2381D48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overPressureRatio = (pInternal - pExternal)/self.pressureContainmentResistance</w:t>
            </w:r>
          </w:p>
          <w:p w14:paraId="46C2FA2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4103DCC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logging.critical("External Overpressure")</w:t>
            </w:r>
          </w:p>
          <w:p w14:paraId="4C3A592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overPressureRatio = (pExternal - self.Parameters.loadPressure.minimumInternal)/self.collapsePressure</w:t>
            </w:r>
          </w:p>
          <w:p w14:paraId="757AD4E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04459FE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pipeCondition == "Cold":</w:t>
            </w:r>
          </w:p>
          <w:p w14:paraId="7E14CEA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self.Parameters.materialProperties.specifiedMinimumYieldStrength</w:t>
            </w:r>
          </w:p>
          <w:p w14:paraId="7F4936D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36CA6D5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yieldStrength = self.minimumYieldStrength</w:t>
            </w:r>
          </w:p>
          <w:p w14:paraId="0ED261B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gammac = self.Parameters.conditionLoadEffectFactors.values[conditionEffect]</w:t>
            </w:r>
          </w:p>
          <w:p w14:paraId="37FBE75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5E725C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Msd1 = self.Parameters.load.values["bendingMoment"]["functional"] * self.Parameters.loadEffectFactors.values[limitState]["functional"] * gammac + \</w:t>
            </w:r>
          </w:p>
          <w:p w14:paraId="1FA2664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self.Parameters.load.values["bendingMoment"]["environmental"] * self.Parameters.loadEffectFactors.values[limitState]["environmental"]  + \</w:t>
            </w:r>
          </w:p>
          <w:p w14:paraId="343B1AE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self.Parameters.load.values["bendingMoment"]["interference"] * self.Parameters.loadEffectFactors.values[limitState]["interference"] * gammac + \</w:t>
            </w:r>
          </w:p>
          <w:p w14:paraId="5A83A04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self.Parameters.load.values["bendingMoment"]["accidental"] * self.Parameters.loadEffectFactors.values[limitState]["accidental"] * gammac</w:t>
            </w:r>
          </w:p>
          <w:p w14:paraId="06A7A80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Ssd1 = self.Parameters.load.values["effectiveTension"]["functional"] * self.Parameters.loadEffectFactors.values[limitState]["functional"] * gammac + \</w:t>
            </w:r>
          </w:p>
          <w:p w14:paraId="68E5897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self.Parameters.load.values["effectiveTension"]["environmental"] * self.Parameters.loadEffectFactors.values[limitState]["environmental"]  + \</w:t>
            </w:r>
          </w:p>
          <w:p w14:paraId="48D7057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self.Parameters.load.values["effectiveTension"]["interference"] * self.Parameters.loadEffectFactors.values[limitState]["interference"] * gammac + \</w:t>
            </w:r>
          </w:p>
          <w:p w14:paraId="7BF9E71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self.Parameters.load.values["effectiveTension"]["accidental"] * self.Parameters.loadEffectFactors.values[limitState]["accidental"] * gammac</w:t>
            </w:r>
          </w:p>
          <w:p w14:paraId="3D23726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3E824B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Msd2 = self.Parameters.load.values["bendingMoment"]["functional"] / self.Parameters.loadEffectFactors.values[limitState]["functional"] * gammac + \</w:t>
            </w:r>
          </w:p>
          <w:p w14:paraId="4BD672A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self.Parameters.load.values["bendingMoment"]["environmental"] * self.Parameters.loadEffectFactors.values[limitState]["environmental"]  + \</w:t>
            </w:r>
          </w:p>
          <w:p w14:paraId="7CF849A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self.Parameters.load.values["bendingMoment"]["interference"] * self.Parameters.loadEffectFactors.values[limitState]["interference"] * gammac + \</w:t>
            </w:r>
          </w:p>
          <w:p w14:paraId="5C2E6A3A"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self.Parameters.load.values["bendingMoment"]["accidental"] * self.Parameters.loadEffectFactors.values[limitState]["accidental"] * gammac</w:t>
            </w:r>
          </w:p>
          <w:p w14:paraId="7BAE15E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Ssd2 = self.Parameters.load.values["effectiveTension"]["functional"] / self.Parameters.loadEffectFactors.values[limitState]["functional"] * gammac + \</w:t>
            </w:r>
          </w:p>
          <w:p w14:paraId="608B08C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self.Parameters.load.values["effectiveTension"]["environmental"] * self.Parameters.loadEffectFactors.values[limitState]["environmental"]  + \</w:t>
            </w:r>
          </w:p>
          <w:p w14:paraId="50DD57D8"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self.Parameters.load.values["effectiveTension"]["interference"] * self.Parameters.loadEffectFactors.values[limitState]["interference"] * gammac + \</w:t>
            </w:r>
          </w:p>
          <w:p w14:paraId="567FDC3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self.Parameters.load.values["effectiveTension"]["accidental"] * self.Parameters.loadEffectFactors.values[limitState]["accidental"] * gammac</w:t>
            </w:r>
          </w:p>
          <w:p w14:paraId="02305FF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4DF01E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self.Msd = max(Msd1, Msd2) </w:t>
            </w:r>
          </w:p>
          <w:p w14:paraId="4A585C4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self.Ssd = max(Ssd1, Ssd2) </w:t>
            </w:r>
          </w:p>
          <w:p w14:paraId="3AD8CF1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A8E2B4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plasticTensionCapacity = yieldStrength * math.pi * (self.nominalDiameter - thickness) * thickness</w:t>
            </w:r>
          </w:p>
          <w:p w14:paraId="2B2029C7"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plasticMomentCapacity = yieldStrength * math.pi * ((self.nominalDiameter - thickness)**2) * thickness</w:t>
            </w:r>
          </w:p>
          <w:p w14:paraId="0BEF73F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C41695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beta = (60 - self.dOverTRatio) / 90</w:t>
            </w:r>
          </w:p>
          <w:p w14:paraId="7472B31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alphaC = (1-beta) + beta*(self.Parameters.materialProperties.tensileStrength)/yieldStrength</w:t>
            </w:r>
          </w:p>
          <w:p w14:paraId="6F4DC26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overPressureRatio &lt; 2/3:</w:t>
            </w:r>
          </w:p>
          <w:p w14:paraId="152736F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alphaP = 1 - beta</w:t>
            </w:r>
          </w:p>
          <w:p w14:paraId="1C757ED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628F223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alphaP = 1 - 3*beta*(1-overPressureRatio)</w:t>
            </w:r>
          </w:p>
          <w:p w14:paraId="28218A3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LHS_Term1a = self.Parameters.other.safetyClass[safetyClass]/self.Parameters.materialResistanceFactors[limitState]*self.Msd/alphaC/plasticMomentCapacity</w:t>
            </w:r>
          </w:p>
          <w:p w14:paraId="29BFB30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LHS_Term1b = self.Parameters.other.safetyClass[safetyClass]/self.Parameters.materialResistanceFactors[limitState]*self.Ssd/alphaC/plasticTensionCapacity</w:t>
            </w:r>
          </w:p>
          <w:p w14:paraId="3A43C79E"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54DDB7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26E8CFED"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LHS_Term2 = alphaP/alphaC * overPressureRatio</w:t>
            </w:r>
          </w:p>
          <w:p w14:paraId="4C7D8852"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6E387BC"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LHS_Term2 = self.Parameters.other.safetyClass[safetyClass]/self.Parameters.materialResistanceFactors[limitState] * overPressureRatio</w:t>
            </w:r>
          </w:p>
          <w:p w14:paraId="61DAF7E2"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86488F9"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interactionRatio = (LHS_Term1a + LHS_Term1b ** 2)**2 + LHS_Term2 **2</w:t>
            </w:r>
          </w:p>
          <w:p w14:paraId="33E77334"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 1</w:t>
            </w:r>
          </w:p>
          <w:p w14:paraId="513B54F3"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15) or  (self.dOverTRatio &lt;= 45):</w:t>
            </w:r>
          </w:p>
          <w:p w14:paraId="6C36DDEB"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D/t ratio outside of code limits. Adjust platic loads with FEA findings prior to use")</w:t>
            </w:r>
          </w:p>
          <w:p w14:paraId="0FEC72F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(self.Ssd/plasticTensionCapacity &gt;= 0.4):</w:t>
            </w:r>
          </w:p>
          <w:p w14:paraId="7D0230A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Tension loading ratio outside of code limits. Refer to code")</w:t>
            </w:r>
          </w:p>
          <w:p w14:paraId="58129F10"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D6CFB75"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self.localBucklingCombinedLoadingLoadControlledCheckMargin = (RHS - interactionRatio) / RHS</w:t>
            </w:r>
          </w:p>
          <w:p w14:paraId="38F79EC1"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interactionRatio &lt;= RHS:</w:t>
            </w:r>
          </w:p>
          <w:p w14:paraId="0E92377F"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self.localBucklingCombinedLoadingLoadControlledCheckPass = True</w:t>
            </w:r>
          </w:p>
          <w:p w14:paraId="1A67AD66" w14:textId="7777777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B28D247" w14:textId="7D6F5857" w:rsidR="00EE457D" w:rsidRPr="007A75F6" w:rsidRDefault="00EE457D" w:rsidP="00EE45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self.localBucklingCombinedLoadingLoadControlledCheckPass = False</w:t>
            </w:r>
          </w:p>
        </w:tc>
        <w:tc>
          <w:tcPr>
            <w:tcW w:w="4246" w:type="dxa"/>
          </w:tcPr>
          <w:p w14:paraId="6099B394" w14:textId="6FCE5CB8" w:rsidR="00DC0873" w:rsidRPr="00DC0873" w:rsidRDefault="00DC0873" w:rsidP="00EE457D">
            <w:pPr>
              <w:pStyle w:val="NormalIndent"/>
              <w:ind w:left="0"/>
              <w:rPr>
                <w:b/>
                <w:noProof/>
                <w:sz w:val="12"/>
                <w:szCs w:val="12"/>
                <w:lang w:val="en-IN" w:eastAsia="en-IN"/>
              </w:rPr>
            </w:pPr>
            <w:r w:rsidRPr="00DC0873">
              <w:rPr>
                <w:b/>
                <w:noProof/>
                <w:sz w:val="12"/>
                <w:szCs w:val="12"/>
                <w:lang w:val="en-IN" w:eastAsia="en-IN"/>
              </w:rPr>
              <w:lastRenderedPageBreak/>
              <w:t>Internal Overpressure</w:t>
            </w:r>
          </w:p>
          <w:p w14:paraId="0D01BC4B" w14:textId="77777777" w:rsidR="00EE457D" w:rsidRDefault="00FD578D" w:rsidP="00EE457D">
            <w:pPr>
              <w:pStyle w:val="NormalIndent"/>
              <w:ind w:left="0"/>
              <w:rPr>
                <w:noProof/>
                <w:sz w:val="12"/>
                <w:szCs w:val="12"/>
                <w:lang w:val="en-IN" w:eastAsia="en-IN"/>
              </w:rPr>
            </w:pPr>
            <w:r>
              <w:rPr>
                <w:noProof/>
                <w:lang w:val="en-IN" w:eastAsia="en-IN"/>
              </w:rPr>
              <w:drawing>
                <wp:inline distT="0" distB="0" distL="0" distR="0" wp14:anchorId="12712626" wp14:editId="19D1499D">
                  <wp:extent cx="2559050" cy="27178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9050" cy="2717800"/>
                          </a:xfrm>
                          <a:prstGeom prst="rect">
                            <a:avLst/>
                          </a:prstGeom>
                        </pic:spPr>
                      </pic:pic>
                    </a:graphicData>
                  </a:graphic>
                </wp:inline>
              </w:drawing>
            </w:r>
          </w:p>
          <w:p w14:paraId="63FBD870" w14:textId="77777777" w:rsidR="00FD578D" w:rsidRDefault="00FD578D" w:rsidP="00EE457D">
            <w:pPr>
              <w:pStyle w:val="NormalIndent"/>
              <w:ind w:left="0"/>
              <w:rPr>
                <w:noProof/>
                <w:sz w:val="12"/>
                <w:szCs w:val="12"/>
                <w:lang w:val="en-IN" w:eastAsia="en-IN"/>
              </w:rPr>
            </w:pPr>
          </w:p>
          <w:p w14:paraId="4FC61573" w14:textId="77777777" w:rsidR="00FD578D" w:rsidRDefault="00FD578D" w:rsidP="00EE457D">
            <w:pPr>
              <w:pStyle w:val="NormalIndent"/>
              <w:ind w:left="0"/>
              <w:rPr>
                <w:noProof/>
                <w:sz w:val="12"/>
                <w:szCs w:val="12"/>
                <w:lang w:val="en-IN" w:eastAsia="en-IN"/>
              </w:rPr>
            </w:pPr>
            <w:r>
              <w:rPr>
                <w:noProof/>
                <w:lang w:val="en-IN" w:eastAsia="en-IN"/>
              </w:rPr>
              <w:drawing>
                <wp:inline distT="0" distB="0" distL="0" distR="0" wp14:anchorId="3BD3C4DB" wp14:editId="4633E431">
                  <wp:extent cx="2559050" cy="503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9050" cy="503555"/>
                          </a:xfrm>
                          <a:prstGeom prst="rect">
                            <a:avLst/>
                          </a:prstGeom>
                        </pic:spPr>
                      </pic:pic>
                    </a:graphicData>
                  </a:graphic>
                </wp:inline>
              </w:drawing>
            </w:r>
          </w:p>
          <w:p w14:paraId="7D31BAF5" w14:textId="77777777" w:rsidR="00FD578D" w:rsidRDefault="00FD578D" w:rsidP="00EE457D">
            <w:pPr>
              <w:pStyle w:val="NormalIndent"/>
              <w:ind w:left="0"/>
              <w:rPr>
                <w:noProof/>
                <w:sz w:val="12"/>
                <w:szCs w:val="12"/>
                <w:lang w:val="en-IN" w:eastAsia="en-IN"/>
              </w:rPr>
            </w:pPr>
          </w:p>
          <w:p w14:paraId="77DE5591" w14:textId="77777777" w:rsidR="00FD578D" w:rsidRDefault="00FD578D" w:rsidP="00EE457D">
            <w:pPr>
              <w:pStyle w:val="NormalIndent"/>
              <w:ind w:left="0"/>
              <w:rPr>
                <w:noProof/>
                <w:sz w:val="12"/>
                <w:szCs w:val="12"/>
                <w:lang w:val="en-IN" w:eastAsia="en-IN"/>
              </w:rPr>
            </w:pPr>
          </w:p>
          <w:p w14:paraId="5AC7E6FE" w14:textId="77777777" w:rsidR="00FD578D" w:rsidRDefault="00FD578D" w:rsidP="00EE457D">
            <w:pPr>
              <w:pStyle w:val="NormalIndent"/>
              <w:ind w:left="0"/>
              <w:rPr>
                <w:noProof/>
                <w:sz w:val="12"/>
                <w:szCs w:val="12"/>
                <w:lang w:val="en-IN" w:eastAsia="en-IN"/>
              </w:rPr>
            </w:pPr>
          </w:p>
          <w:p w14:paraId="18472848" w14:textId="77777777" w:rsidR="00DC0873" w:rsidRDefault="00DC0873" w:rsidP="00EE457D">
            <w:pPr>
              <w:pStyle w:val="NormalIndent"/>
              <w:ind w:left="0"/>
              <w:rPr>
                <w:b/>
                <w:noProof/>
                <w:sz w:val="12"/>
                <w:szCs w:val="12"/>
                <w:lang w:val="en-IN" w:eastAsia="en-IN"/>
              </w:rPr>
            </w:pPr>
            <w:r w:rsidRPr="00DC0873">
              <w:rPr>
                <w:b/>
                <w:noProof/>
                <w:sz w:val="12"/>
                <w:szCs w:val="12"/>
                <w:lang w:val="en-IN" w:eastAsia="en-IN"/>
              </w:rPr>
              <w:t>External Overpressure</w:t>
            </w:r>
          </w:p>
          <w:p w14:paraId="7CE1052E" w14:textId="77777777" w:rsidR="00D514D3" w:rsidRDefault="00D514D3" w:rsidP="00EE457D">
            <w:pPr>
              <w:pStyle w:val="NormalIndent"/>
              <w:ind w:left="0"/>
              <w:rPr>
                <w:b/>
                <w:noProof/>
                <w:sz w:val="12"/>
                <w:szCs w:val="12"/>
                <w:lang w:val="en-IN" w:eastAsia="en-IN"/>
              </w:rPr>
            </w:pPr>
          </w:p>
          <w:p w14:paraId="3817AF35" w14:textId="55777C64" w:rsidR="00D514D3" w:rsidRPr="00DC0873" w:rsidRDefault="00D514D3" w:rsidP="00EE457D">
            <w:pPr>
              <w:pStyle w:val="NormalIndent"/>
              <w:ind w:left="0"/>
              <w:rPr>
                <w:b/>
                <w:noProof/>
                <w:sz w:val="12"/>
                <w:szCs w:val="12"/>
                <w:lang w:val="en-IN" w:eastAsia="en-IN"/>
              </w:rPr>
            </w:pPr>
            <w:r>
              <w:rPr>
                <w:noProof/>
                <w:lang w:val="en-IN" w:eastAsia="en-IN"/>
              </w:rPr>
              <w:drawing>
                <wp:inline distT="0" distB="0" distL="0" distR="0" wp14:anchorId="63EBE3D0" wp14:editId="6B8F9A72">
                  <wp:extent cx="2559050" cy="539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9050" cy="539750"/>
                          </a:xfrm>
                          <a:prstGeom prst="rect">
                            <a:avLst/>
                          </a:prstGeom>
                        </pic:spPr>
                      </pic:pic>
                    </a:graphicData>
                  </a:graphic>
                </wp:inline>
              </w:drawing>
            </w:r>
          </w:p>
        </w:tc>
        <w:tc>
          <w:tcPr>
            <w:tcW w:w="803" w:type="dxa"/>
          </w:tcPr>
          <w:p w14:paraId="46C87C3F" w14:textId="77777777" w:rsidR="00FD578D" w:rsidRDefault="00EE457D" w:rsidP="00FD578D">
            <w:pPr>
              <w:pStyle w:val="NormalIndent"/>
              <w:ind w:left="0"/>
              <w:rPr>
                <w:sz w:val="12"/>
                <w:szCs w:val="12"/>
              </w:rPr>
            </w:pPr>
            <w:r w:rsidRPr="00F97AE8">
              <w:rPr>
                <w:sz w:val="12"/>
                <w:szCs w:val="12"/>
              </w:rPr>
              <w:lastRenderedPageBreak/>
              <w:t>Sec</w:t>
            </w:r>
            <w:r w:rsidR="00FD578D">
              <w:rPr>
                <w:sz w:val="12"/>
                <w:szCs w:val="12"/>
              </w:rPr>
              <w:t>5</w:t>
            </w:r>
          </w:p>
          <w:p w14:paraId="7F24F93A" w14:textId="77777777" w:rsidR="00EE457D" w:rsidRDefault="00FD578D" w:rsidP="00FD578D">
            <w:pPr>
              <w:pStyle w:val="NormalIndent"/>
              <w:ind w:left="0"/>
              <w:rPr>
                <w:sz w:val="12"/>
                <w:szCs w:val="12"/>
              </w:rPr>
            </w:pPr>
            <w:r>
              <w:rPr>
                <w:sz w:val="12"/>
                <w:szCs w:val="12"/>
              </w:rPr>
              <w:t>D 605</w:t>
            </w:r>
          </w:p>
          <w:p w14:paraId="6420F484" w14:textId="77777777" w:rsidR="00D514D3" w:rsidRDefault="00D514D3" w:rsidP="00FD578D">
            <w:pPr>
              <w:pStyle w:val="NormalIndent"/>
              <w:ind w:left="0"/>
              <w:rPr>
                <w:sz w:val="12"/>
                <w:szCs w:val="12"/>
              </w:rPr>
            </w:pPr>
          </w:p>
          <w:p w14:paraId="5F514BEF" w14:textId="77777777" w:rsidR="00D514D3" w:rsidRDefault="00D514D3" w:rsidP="00FD578D">
            <w:pPr>
              <w:pStyle w:val="NormalIndent"/>
              <w:ind w:left="0"/>
              <w:rPr>
                <w:sz w:val="12"/>
                <w:szCs w:val="12"/>
              </w:rPr>
            </w:pPr>
          </w:p>
          <w:p w14:paraId="4CDB03D0" w14:textId="77777777" w:rsidR="00D514D3" w:rsidRDefault="00D514D3" w:rsidP="00FD578D">
            <w:pPr>
              <w:pStyle w:val="NormalIndent"/>
              <w:ind w:left="0"/>
              <w:rPr>
                <w:sz w:val="12"/>
                <w:szCs w:val="12"/>
              </w:rPr>
            </w:pPr>
          </w:p>
          <w:p w14:paraId="092E234C" w14:textId="77777777" w:rsidR="00D514D3" w:rsidRDefault="00D514D3" w:rsidP="00FD578D">
            <w:pPr>
              <w:pStyle w:val="NormalIndent"/>
              <w:ind w:left="0"/>
              <w:rPr>
                <w:sz w:val="12"/>
                <w:szCs w:val="12"/>
              </w:rPr>
            </w:pPr>
          </w:p>
          <w:p w14:paraId="4A0CE131" w14:textId="77777777" w:rsidR="00D514D3" w:rsidRDefault="00D514D3" w:rsidP="00FD578D">
            <w:pPr>
              <w:pStyle w:val="NormalIndent"/>
              <w:ind w:left="0"/>
              <w:rPr>
                <w:sz w:val="12"/>
                <w:szCs w:val="12"/>
              </w:rPr>
            </w:pPr>
          </w:p>
          <w:p w14:paraId="6B27F2AF" w14:textId="77777777" w:rsidR="00D514D3" w:rsidRDefault="00D514D3" w:rsidP="00FD578D">
            <w:pPr>
              <w:pStyle w:val="NormalIndent"/>
              <w:ind w:left="0"/>
              <w:rPr>
                <w:sz w:val="12"/>
                <w:szCs w:val="12"/>
              </w:rPr>
            </w:pPr>
          </w:p>
          <w:p w14:paraId="76961443" w14:textId="77777777" w:rsidR="00D514D3" w:rsidRDefault="00D514D3" w:rsidP="00FD578D">
            <w:pPr>
              <w:pStyle w:val="NormalIndent"/>
              <w:ind w:left="0"/>
              <w:rPr>
                <w:sz w:val="12"/>
                <w:szCs w:val="12"/>
              </w:rPr>
            </w:pPr>
          </w:p>
          <w:p w14:paraId="769455BB" w14:textId="77777777" w:rsidR="00D514D3" w:rsidRDefault="00D514D3" w:rsidP="00FD578D">
            <w:pPr>
              <w:pStyle w:val="NormalIndent"/>
              <w:ind w:left="0"/>
              <w:rPr>
                <w:sz w:val="12"/>
                <w:szCs w:val="12"/>
              </w:rPr>
            </w:pPr>
          </w:p>
          <w:p w14:paraId="33A9EFD4" w14:textId="77777777" w:rsidR="00D514D3" w:rsidRDefault="00D514D3" w:rsidP="00FD578D">
            <w:pPr>
              <w:pStyle w:val="NormalIndent"/>
              <w:ind w:left="0"/>
              <w:rPr>
                <w:sz w:val="12"/>
                <w:szCs w:val="12"/>
              </w:rPr>
            </w:pPr>
          </w:p>
          <w:p w14:paraId="19626C76" w14:textId="77777777" w:rsidR="00D514D3" w:rsidRDefault="00D514D3" w:rsidP="00FD578D">
            <w:pPr>
              <w:pStyle w:val="NormalIndent"/>
              <w:ind w:left="0"/>
              <w:rPr>
                <w:sz w:val="12"/>
                <w:szCs w:val="12"/>
              </w:rPr>
            </w:pPr>
          </w:p>
          <w:p w14:paraId="6FE7B98A" w14:textId="77777777" w:rsidR="00D514D3" w:rsidRDefault="00D514D3" w:rsidP="00FD578D">
            <w:pPr>
              <w:pStyle w:val="NormalIndent"/>
              <w:ind w:left="0"/>
              <w:rPr>
                <w:sz w:val="12"/>
                <w:szCs w:val="12"/>
              </w:rPr>
            </w:pPr>
          </w:p>
          <w:p w14:paraId="27C5D8B2" w14:textId="77777777" w:rsidR="00D514D3" w:rsidRDefault="00D514D3" w:rsidP="00FD578D">
            <w:pPr>
              <w:pStyle w:val="NormalIndent"/>
              <w:ind w:left="0"/>
              <w:rPr>
                <w:sz w:val="12"/>
                <w:szCs w:val="12"/>
              </w:rPr>
            </w:pPr>
          </w:p>
          <w:p w14:paraId="6C16FE5A" w14:textId="77777777" w:rsidR="00D514D3" w:rsidRDefault="00D514D3" w:rsidP="00FD578D">
            <w:pPr>
              <w:pStyle w:val="NormalIndent"/>
              <w:ind w:left="0"/>
              <w:rPr>
                <w:sz w:val="12"/>
                <w:szCs w:val="12"/>
              </w:rPr>
            </w:pPr>
          </w:p>
          <w:p w14:paraId="4928ACCB" w14:textId="77777777" w:rsidR="00D514D3" w:rsidRDefault="00D514D3" w:rsidP="00FD578D">
            <w:pPr>
              <w:pStyle w:val="NormalIndent"/>
              <w:ind w:left="0"/>
              <w:rPr>
                <w:sz w:val="12"/>
                <w:szCs w:val="12"/>
              </w:rPr>
            </w:pPr>
          </w:p>
          <w:p w14:paraId="3879C961" w14:textId="77777777" w:rsidR="00D514D3" w:rsidRDefault="00D514D3" w:rsidP="00FD578D">
            <w:pPr>
              <w:pStyle w:val="NormalIndent"/>
              <w:ind w:left="0"/>
              <w:rPr>
                <w:sz w:val="12"/>
                <w:szCs w:val="12"/>
              </w:rPr>
            </w:pPr>
          </w:p>
          <w:p w14:paraId="332F5BB7" w14:textId="77777777" w:rsidR="00D514D3" w:rsidRDefault="00D514D3" w:rsidP="00FD578D">
            <w:pPr>
              <w:pStyle w:val="NormalIndent"/>
              <w:ind w:left="0"/>
              <w:rPr>
                <w:sz w:val="12"/>
                <w:szCs w:val="12"/>
              </w:rPr>
            </w:pPr>
          </w:p>
          <w:p w14:paraId="3ADE4E47" w14:textId="77777777" w:rsidR="00D514D3" w:rsidRDefault="00D514D3" w:rsidP="00FD578D">
            <w:pPr>
              <w:pStyle w:val="NormalIndent"/>
              <w:ind w:left="0"/>
              <w:rPr>
                <w:sz w:val="12"/>
                <w:szCs w:val="12"/>
              </w:rPr>
            </w:pPr>
          </w:p>
          <w:p w14:paraId="7D6DC89D" w14:textId="77777777" w:rsidR="00D514D3" w:rsidRDefault="00D514D3" w:rsidP="00FD578D">
            <w:pPr>
              <w:pStyle w:val="NormalIndent"/>
              <w:ind w:left="0"/>
              <w:rPr>
                <w:sz w:val="12"/>
                <w:szCs w:val="12"/>
              </w:rPr>
            </w:pPr>
          </w:p>
          <w:p w14:paraId="77B63288" w14:textId="77777777" w:rsidR="00D514D3" w:rsidRDefault="00D514D3" w:rsidP="00FD578D">
            <w:pPr>
              <w:pStyle w:val="NormalIndent"/>
              <w:ind w:left="0"/>
              <w:rPr>
                <w:sz w:val="12"/>
                <w:szCs w:val="12"/>
              </w:rPr>
            </w:pPr>
          </w:p>
          <w:p w14:paraId="23BD8338" w14:textId="77777777" w:rsidR="00D514D3" w:rsidRDefault="00D514D3" w:rsidP="00FD578D">
            <w:pPr>
              <w:pStyle w:val="NormalIndent"/>
              <w:ind w:left="0"/>
              <w:rPr>
                <w:sz w:val="12"/>
                <w:szCs w:val="12"/>
              </w:rPr>
            </w:pPr>
          </w:p>
          <w:p w14:paraId="385FBFE7" w14:textId="77777777" w:rsidR="00D514D3" w:rsidRDefault="00D514D3" w:rsidP="00FD578D">
            <w:pPr>
              <w:pStyle w:val="NormalIndent"/>
              <w:ind w:left="0"/>
              <w:rPr>
                <w:sz w:val="12"/>
                <w:szCs w:val="12"/>
              </w:rPr>
            </w:pPr>
          </w:p>
          <w:p w14:paraId="4C51E279" w14:textId="77777777" w:rsidR="00D514D3" w:rsidRDefault="00D514D3" w:rsidP="00FD578D">
            <w:pPr>
              <w:pStyle w:val="NormalIndent"/>
              <w:ind w:left="0"/>
              <w:rPr>
                <w:sz w:val="12"/>
                <w:szCs w:val="12"/>
              </w:rPr>
            </w:pPr>
          </w:p>
          <w:p w14:paraId="7C6A28D3" w14:textId="77777777" w:rsidR="00D514D3" w:rsidRDefault="00D514D3" w:rsidP="00FD578D">
            <w:pPr>
              <w:pStyle w:val="NormalIndent"/>
              <w:ind w:left="0"/>
              <w:rPr>
                <w:sz w:val="12"/>
                <w:szCs w:val="12"/>
              </w:rPr>
            </w:pPr>
          </w:p>
          <w:p w14:paraId="0FAD23F0" w14:textId="77777777" w:rsidR="00D514D3" w:rsidRDefault="00D514D3" w:rsidP="00FD578D">
            <w:pPr>
              <w:pStyle w:val="NormalIndent"/>
              <w:ind w:left="0"/>
              <w:rPr>
                <w:sz w:val="12"/>
                <w:szCs w:val="12"/>
              </w:rPr>
            </w:pPr>
          </w:p>
          <w:p w14:paraId="00485647" w14:textId="77777777" w:rsidR="00D514D3" w:rsidRDefault="00D514D3" w:rsidP="00FD578D">
            <w:pPr>
              <w:pStyle w:val="NormalIndent"/>
              <w:ind w:left="0"/>
              <w:rPr>
                <w:sz w:val="12"/>
                <w:szCs w:val="12"/>
              </w:rPr>
            </w:pPr>
          </w:p>
          <w:p w14:paraId="72229C16" w14:textId="77777777" w:rsidR="00D514D3" w:rsidRDefault="00D514D3" w:rsidP="00FD578D">
            <w:pPr>
              <w:pStyle w:val="NormalIndent"/>
              <w:ind w:left="0"/>
              <w:rPr>
                <w:sz w:val="12"/>
                <w:szCs w:val="12"/>
              </w:rPr>
            </w:pPr>
          </w:p>
          <w:p w14:paraId="34CADDF9" w14:textId="77777777" w:rsidR="00D514D3" w:rsidRDefault="00D514D3" w:rsidP="00FD578D">
            <w:pPr>
              <w:pStyle w:val="NormalIndent"/>
              <w:ind w:left="0"/>
              <w:rPr>
                <w:sz w:val="12"/>
                <w:szCs w:val="12"/>
              </w:rPr>
            </w:pPr>
          </w:p>
          <w:p w14:paraId="65B2638F" w14:textId="77777777" w:rsidR="00D514D3" w:rsidRDefault="00D514D3" w:rsidP="00FD578D">
            <w:pPr>
              <w:pStyle w:val="NormalIndent"/>
              <w:ind w:left="0"/>
              <w:rPr>
                <w:sz w:val="12"/>
                <w:szCs w:val="12"/>
              </w:rPr>
            </w:pPr>
          </w:p>
          <w:p w14:paraId="07A25772" w14:textId="77777777" w:rsidR="00D514D3" w:rsidRDefault="00D514D3" w:rsidP="00FD578D">
            <w:pPr>
              <w:pStyle w:val="NormalIndent"/>
              <w:ind w:left="0"/>
              <w:rPr>
                <w:sz w:val="12"/>
                <w:szCs w:val="12"/>
              </w:rPr>
            </w:pPr>
          </w:p>
          <w:p w14:paraId="7A015281" w14:textId="77777777" w:rsidR="00D514D3" w:rsidRDefault="00D514D3" w:rsidP="00FD578D">
            <w:pPr>
              <w:pStyle w:val="NormalIndent"/>
              <w:ind w:left="0"/>
              <w:rPr>
                <w:sz w:val="12"/>
                <w:szCs w:val="12"/>
              </w:rPr>
            </w:pPr>
          </w:p>
          <w:p w14:paraId="1FC71182" w14:textId="77777777" w:rsidR="00D514D3" w:rsidRDefault="00D514D3" w:rsidP="00FD578D">
            <w:pPr>
              <w:pStyle w:val="NormalIndent"/>
              <w:ind w:left="0"/>
              <w:rPr>
                <w:sz w:val="12"/>
                <w:szCs w:val="12"/>
              </w:rPr>
            </w:pPr>
          </w:p>
          <w:p w14:paraId="32F75868" w14:textId="77777777" w:rsidR="00D514D3" w:rsidRDefault="00D514D3" w:rsidP="00FD578D">
            <w:pPr>
              <w:pStyle w:val="NormalIndent"/>
              <w:ind w:left="0"/>
              <w:rPr>
                <w:sz w:val="12"/>
                <w:szCs w:val="12"/>
              </w:rPr>
            </w:pPr>
          </w:p>
          <w:p w14:paraId="56075FC0" w14:textId="77777777" w:rsidR="00D514D3" w:rsidRDefault="00D514D3" w:rsidP="00FD578D">
            <w:pPr>
              <w:pStyle w:val="NormalIndent"/>
              <w:ind w:left="0"/>
              <w:rPr>
                <w:sz w:val="12"/>
                <w:szCs w:val="12"/>
              </w:rPr>
            </w:pPr>
          </w:p>
          <w:p w14:paraId="73F13E03" w14:textId="77777777" w:rsidR="00D514D3" w:rsidRDefault="00D514D3" w:rsidP="00FD578D">
            <w:pPr>
              <w:pStyle w:val="NormalIndent"/>
              <w:ind w:left="0"/>
              <w:rPr>
                <w:sz w:val="12"/>
                <w:szCs w:val="12"/>
              </w:rPr>
            </w:pPr>
          </w:p>
          <w:p w14:paraId="08E4DD33" w14:textId="77777777" w:rsidR="00D514D3" w:rsidRDefault="00D514D3" w:rsidP="00FD578D">
            <w:pPr>
              <w:pStyle w:val="NormalIndent"/>
              <w:ind w:left="0"/>
              <w:rPr>
                <w:sz w:val="12"/>
                <w:szCs w:val="12"/>
              </w:rPr>
            </w:pPr>
          </w:p>
          <w:p w14:paraId="4F06946A" w14:textId="77777777" w:rsidR="00D514D3" w:rsidRDefault="00D514D3" w:rsidP="00FD578D">
            <w:pPr>
              <w:pStyle w:val="NormalIndent"/>
              <w:ind w:left="0"/>
              <w:rPr>
                <w:sz w:val="12"/>
                <w:szCs w:val="12"/>
              </w:rPr>
            </w:pPr>
          </w:p>
          <w:p w14:paraId="4A788AC3" w14:textId="77777777" w:rsidR="00D514D3" w:rsidRDefault="00D514D3" w:rsidP="00FD578D">
            <w:pPr>
              <w:pStyle w:val="NormalIndent"/>
              <w:ind w:left="0"/>
              <w:rPr>
                <w:sz w:val="12"/>
                <w:szCs w:val="12"/>
              </w:rPr>
            </w:pPr>
          </w:p>
          <w:p w14:paraId="0D703608" w14:textId="77777777" w:rsidR="00D514D3" w:rsidRDefault="00D514D3" w:rsidP="00FD578D">
            <w:pPr>
              <w:pStyle w:val="NormalIndent"/>
              <w:ind w:left="0"/>
              <w:rPr>
                <w:sz w:val="12"/>
                <w:szCs w:val="12"/>
              </w:rPr>
            </w:pPr>
          </w:p>
          <w:p w14:paraId="24D5868F" w14:textId="77777777" w:rsidR="00D514D3" w:rsidRDefault="00D514D3" w:rsidP="00FD578D">
            <w:pPr>
              <w:pStyle w:val="NormalIndent"/>
              <w:ind w:left="0"/>
              <w:rPr>
                <w:sz w:val="12"/>
                <w:szCs w:val="12"/>
              </w:rPr>
            </w:pPr>
          </w:p>
          <w:p w14:paraId="2E97D186" w14:textId="77777777" w:rsidR="00D514D3" w:rsidRDefault="00D514D3" w:rsidP="00FD578D">
            <w:pPr>
              <w:pStyle w:val="NormalIndent"/>
              <w:ind w:left="0"/>
              <w:rPr>
                <w:sz w:val="12"/>
                <w:szCs w:val="12"/>
              </w:rPr>
            </w:pPr>
          </w:p>
          <w:p w14:paraId="72307764" w14:textId="77777777" w:rsidR="00D514D3" w:rsidRDefault="00D514D3" w:rsidP="00FD578D">
            <w:pPr>
              <w:pStyle w:val="NormalIndent"/>
              <w:ind w:left="0"/>
              <w:rPr>
                <w:sz w:val="12"/>
                <w:szCs w:val="12"/>
              </w:rPr>
            </w:pPr>
            <w:r>
              <w:rPr>
                <w:sz w:val="12"/>
                <w:szCs w:val="12"/>
              </w:rPr>
              <w:t>Sec 5</w:t>
            </w:r>
          </w:p>
          <w:p w14:paraId="7FA94DAE" w14:textId="54711004" w:rsidR="00D514D3" w:rsidRPr="00F97AE8" w:rsidRDefault="00D514D3" w:rsidP="00FD578D">
            <w:pPr>
              <w:pStyle w:val="NormalIndent"/>
              <w:ind w:left="0"/>
              <w:rPr>
                <w:sz w:val="12"/>
                <w:szCs w:val="12"/>
              </w:rPr>
            </w:pPr>
            <w:r>
              <w:rPr>
                <w:sz w:val="12"/>
                <w:szCs w:val="12"/>
              </w:rPr>
              <w:t>D 607</w:t>
            </w:r>
          </w:p>
        </w:tc>
      </w:tr>
      <w:tr w:rsidR="008A2D07" w:rsidRPr="00F97AE8" w14:paraId="51FCC20D" w14:textId="77777777" w:rsidTr="00982EF6">
        <w:tc>
          <w:tcPr>
            <w:tcW w:w="3739" w:type="dxa"/>
          </w:tcPr>
          <w:p w14:paraId="6EB71D8D" w14:textId="77777777" w:rsidR="008A2D07" w:rsidRDefault="008A2D07" w:rsidP="008A2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Pr>
                <w:bCs/>
                <w:color w:val="000080"/>
                <w:sz w:val="12"/>
                <w:szCs w:val="12"/>
                <w:lang w:val="en-US"/>
              </w:rPr>
              <w:lastRenderedPageBreak/>
              <w:t>Point Load considerations</w:t>
            </w:r>
          </w:p>
          <w:p w14:paraId="01F59334" w14:textId="77777777" w:rsidR="00DB4B50" w:rsidRDefault="00DB4B50" w:rsidP="008A2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6A1094B2" w14:textId="451CD16F" w:rsidR="00DB4B50" w:rsidRPr="007A75F6" w:rsidRDefault="00DB4B50" w:rsidP="008A2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DB4B50">
              <w:rPr>
                <w:bCs/>
                <w:color w:val="FF0000"/>
                <w:sz w:val="12"/>
                <w:szCs w:val="12"/>
                <w:lang w:val="en-US"/>
              </w:rPr>
              <w:t>TBA</w:t>
            </w:r>
          </w:p>
        </w:tc>
        <w:tc>
          <w:tcPr>
            <w:tcW w:w="4246" w:type="dxa"/>
          </w:tcPr>
          <w:p w14:paraId="19257045" w14:textId="60677E57" w:rsidR="008A2D07" w:rsidRPr="00DC0873" w:rsidRDefault="008A2D07" w:rsidP="008A2D07">
            <w:pPr>
              <w:pStyle w:val="NormalIndent"/>
              <w:ind w:left="0"/>
              <w:rPr>
                <w:b/>
                <w:noProof/>
                <w:sz w:val="12"/>
                <w:szCs w:val="12"/>
                <w:lang w:val="en-IN" w:eastAsia="en-IN"/>
              </w:rPr>
            </w:pPr>
            <w:r>
              <w:rPr>
                <w:noProof/>
                <w:lang w:val="en-IN" w:eastAsia="en-IN"/>
              </w:rPr>
              <w:drawing>
                <wp:inline distT="0" distB="0" distL="0" distR="0" wp14:anchorId="7D66B6C7" wp14:editId="687EF510">
                  <wp:extent cx="2559050" cy="1359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9050" cy="1359535"/>
                          </a:xfrm>
                          <a:prstGeom prst="rect">
                            <a:avLst/>
                          </a:prstGeom>
                        </pic:spPr>
                      </pic:pic>
                    </a:graphicData>
                  </a:graphic>
                </wp:inline>
              </w:drawing>
            </w:r>
          </w:p>
        </w:tc>
        <w:tc>
          <w:tcPr>
            <w:tcW w:w="803" w:type="dxa"/>
          </w:tcPr>
          <w:p w14:paraId="707547A9" w14:textId="77777777" w:rsidR="008A2D07" w:rsidRDefault="008A2D07" w:rsidP="008A2D07">
            <w:pPr>
              <w:pStyle w:val="NormalIndent"/>
              <w:ind w:left="0"/>
              <w:rPr>
                <w:sz w:val="12"/>
                <w:szCs w:val="12"/>
              </w:rPr>
            </w:pPr>
            <w:r w:rsidRPr="00F97AE8">
              <w:rPr>
                <w:sz w:val="12"/>
                <w:szCs w:val="12"/>
              </w:rPr>
              <w:t>Se</w:t>
            </w:r>
            <w:r>
              <w:rPr>
                <w:sz w:val="12"/>
                <w:szCs w:val="12"/>
              </w:rPr>
              <w:t>c 5</w:t>
            </w:r>
          </w:p>
          <w:p w14:paraId="4C50C75B" w14:textId="5EAA0F6F" w:rsidR="008A2D07" w:rsidRPr="00F97AE8" w:rsidRDefault="008A2D07" w:rsidP="008A2D07">
            <w:pPr>
              <w:pStyle w:val="NormalIndent"/>
              <w:ind w:left="0"/>
              <w:rPr>
                <w:sz w:val="12"/>
                <w:szCs w:val="12"/>
              </w:rPr>
            </w:pPr>
            <w:r>
              <w:rPr>
                <w:sz w:val="12"/>
                <w:szCs w:val="12"/>
              </w:rPr>
              <w:t>D 606</w:t>
            </w:r>
          </w:p>
        </w:tc>
      </w:tr>
      <w:tr w:rsidR="00465289" w:rsidRPr="00F97AE8" w14:paraId="563E53F5" w14:textId="77777777" w:rsidTr="00982EF6">
        <w:tc>
          <w:tcPr>
            <w:tcW w:w="3739" w:type="dxa"/>
          </w:tcPr>
          <w:p w14:paraId="0AA76BC5" w14:textId="48613668"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def localBucklingCombinedLoadingDisplacementControlled(self, thickness, pipeFabricationMethod, operatingCondition, safetyClass="high", limitState="ULS", pipeCondition="Cold", conditionEffect ="Other"):</w:t>
            </w:r>
          </w:p>
          <w:p w14:paraId="53DE2B9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 Update the wall thickness ratio for provided wall thickness</w:t>
            </w:r>
          </w:p>
          <w:p w14:paraId="0D3B6DEB"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self.collapse(thickness, pipeFabricationMethod)</w:t>
            </w:r>
          </w:p>
          <w:p w14:paraId="3BF481F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2E2B10BD"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logging.critical("Update alphah in .ini file to re-run Displacement controlled method")</w:t>
            </w:r>
          </w:p>
          <w:p w14:paraId="452DEFFC"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(self.dOverTRatio &lt;= 45):</w:t>
            </w:r>
          </w:p>
          <w:p w14:paraId="0E5C81C6"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logging.critical("CAUTION: D/t ratio outside of code limits. Refer to Code")</w:t>
            </w:r>
          </w:p>
          <w:p w14:paraId="0DEB39A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140ED83E"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gammac = self.Parameters.conditionLoadEffectFactors.values[conditionEffect]</w:t>
            </w:r>
          </w:p>
          <w:p w14:paraId="188A7494"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esd1 = self.Parameters.load.values["strain"]["functional"] * self.Parameters.loadEffectFactors.values[limitState]["functional"] * gammac + \</w:t>
            </w:r>
          </w:p>
          <w:p w14:paraId="12A71222"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self.Parameters.load.values["strain"]["environmental"] * self.Parameters.loadEffectFactors.values[limitState]["environmental"]  + \</w:t>
            </w:r>
          </w:p>
          <w:p w14:paraId="2E6F56F4"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self.Parameters.load.values["strain"]["interference"] * self.Parameters.loadEffectFactors.values[limitState]["interference"] * gammac + \</w:t>
            </w:r>
          </w:p>
          <w:p w14:paraId="006795C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self.Parameters.load.values["strain"]["accidental"] * self.Parameters.loadEffectFactors.values[limitState]["accidental"] * gammac</w:t>
            </w:r>
          </w:p>
          <w:p w14:paraId="20E8A8B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esd2 = self.Parameters.load.values["strain"]["functional"] / self.Parameters.loadEffectFactors.values[limitState]["functional"] * gammac + \</w:t>
            </w:r>
          </w:p>
          <w:p w14:paraId="189C3BC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self.Parameters.load.values["strain"]["environmental"] * self.Parameters.loadEffectFactors.values[limitState]["environmental"]  + \</w:t>
            </w:r>
          </w:p>
          <w:p w14:paraId="3CAE59B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self.Parameters.load.values["strain"]["interference"] * self.Parameters.loadEffectFactors.values[limitState]["interference"] * gammac + \</w:t>
            </w:r>
          </w:p>
          <w:p w14:paraId="07B3ED0A"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self.Parameters.load.values["strain"]["accidental"] * self.Parameters.loadEffectFactors.values[limitState]["accidental"] * gammac</w:t>
            </w:r>
          </w:p>
          <w:p w14:paraId="1C995746"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esd = max(esd1, esd2)</w:t>
            </w:r>
          </w:p>
          <w:p w14:paraId="41B5EC9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7B419C9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pInternal = self.Parameters.loadPressure.internal</w:t>
            </w:r>
          </w:p>
          <w:p w14:paraId="1F20465D"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pExternal = self.Parameters.loadPressure.external</w:t>
            </w:r>
          </w:p>
          <w:p w14:paraId="34380F9D"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(pInternal &gt;= pExternal):</w:t>
            </w:r>
          </w:p>
          <w:p w14:paraId="65BBCBDB"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ec = 0.78 * (self.tOverDRatio - 0.01) * (1 + 5.75 * (self.Parameters.loadPressure.minimumInternal - pExternal)/self.pressureContainmentResistance ) * self.Parameters.defaults.alphah**-1.5 * self.Parameters.defaults.alphagw </w:t>
            </w:r>
          </w:p>
          <w:p w14:paraId="708877E2"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logging.critical("Internal Overpressure")</w:t>
            </w:r>
          </w:p>
          <w:p w14:paraId="3E6C0573"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5119D96E"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self.localBucklingCombinedLoadingDisplacementControlledCheckMargin = (esd - ec) / ec</w:t>
            </w:r>
          </w:p>
          <w:p w14:paraId="67B723D4"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esd &lt;= ec:</w:t>
            </w:r>
          </w:p>
          <w:p w14:paraId="77E6782B"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True</w:t>
            </w:r>
          </w:p>
          <w:p w14:paraId="5F9D08F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266F16C0"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False</w:t>
            </w:r>
          </w:p>
          <w:p w14:paraId="0EC87DB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p w14:paraId="3C8CD27E"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173F7E8"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ec = 0.78 * (self.tOverDRatio - 0.01) * alphah**-1.5 * alphagw </w:t>
            </w:r>
          </w:p>
          <w:p w14:paraId="58FA215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logging.critical("External Overpressure")</w:t>
            </w:r>
          </w:p>
          <w:p w14:paraId="0EDF2C28"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LHS = (esd/ec*self.Parameters.resistanceFactors.gammae[safetyClass]) ** 0.8 +  \</w:t>
            </w:r>
          </w:p>
          <w:p w14:paraId="22ADB607"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lastRenderedPageBreak/>
              <w:t xml:space="preserve">                        (pExternal - self.Parameters.loadPressure.minimumInternal)/self.collapsePressure*self.Parameters.other.safetyClass[safetyClass]/self.Parameters.materialResistanceFactors[limitState] </w:t>
            </w:r>
          </w:p>
          <w:p w14:paraId="7D2CE68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RHS =1</w:t>
            </w:r>
          </w:p>
          <w:p w14:paraId="3E95E8BF"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self.localBucklingCombinedLoadingDisplacementControlledCheckMargin = (LHS - RHS) / RHS</w:t>
            </w:r>
          </w:p>
          <w:p w14:paraId="180EB757"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if LHS &lt;= RHS:</w:t>
            </w:r>
          </w:p>
          <w:p w14:paraId="079C30D1"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self.localBucklingCombinedLoadingDisplacementControlledCheckPass = True</w:t>
            </w:r>
          </w:p>
          <w:p w14:paraId="0E097BD9" w14:textId="77777777" w:rsidR="00465289" w:rsidRPr="007A75F6"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7A75F6">
              <w:rPr>
                <w:bCs/>
                <w:color w:val="000080"/>
                <w:sz w:val="12"/>
                <w:szCs w:val="12"/>
                <w:lang w:val="en-US"/>
              </w:rPr>
              <w:t xml:space="preserve">            else:</w:t>
            </w:r>
          </w:p>
          <w:p w14:paraId="0E6884A9" w14:textId="1CE0F6F8" w:rsidR="00465289" w:rsidRPr="00F97AE8" w:rsidRDefault="00465289"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r w:rsidRPr="007A75F6">
              <w:rPr>
                <w:bCs/>
                <w:color w:val="000080"/>
                <w:sz w:val="12"/>
                <w:szCs w:val="12"/>
                <w:lang w:val="en-US"/>
              </w:rPr>
              <w:t xml:space="preserve">                self.localBucklingCombinedLoadingDisplacementControlledCheckPass = False</w:t>
            </w:r>
          </w:p>
        </w:tc>
        <w:tc>
          <w:tcPr>
            <w:tcW w:w="4246" w:type="dxa"/>
          </w:tcPr>
          <w:p w14:paraId="5430DF00" w14:textId="69B91B38" w:rsidR="009922CB" w:rsidRPr="009922CB" w:rsidRDefault="009922CB" w:rsidP="00465289">
            <w:pPr>
              <w:pStyle w:val="NormalIndent"/>
              <w:ind w:left="0"/>
              <w:rPr>
                <w:b/>
                <w:noProof/>
                <w:sz w:val="12"/>
                <w:szCs w:val="12"/>
                <w:lang w:val="en-IN" w:eastAsia="en-IN"/>
              </w:rPr>
            </w:pPr>
            <w:r w:rsidRPr="009922CB">
              <w:rPr>
                <w:b/>
                <w:noProof/>
                <w:sz w:val="12"/>
                <w:szCs w:val="12"/>
                <w:lang w:val="en-IN" w:eastAsia="en-IN"/>
              </w:rPr>
              <w:lastRenderedPageBreak/>
              <w:t>Internal Overpressure</w:t>
            </w:r>
          </w:p>
          <w:p w14:paraId="71E7F530" w14:textId="77777777" w:rsidR="009922CB" w:rsidRDefault="009922CB" w:rsidP="00465289">
            <w:pPr>
              <w:pStyle w:val="NormalIndent"/>
              <w:ind w:left="0"/>
              <w:rPr>
                <w:noProof/>
                <w:sz w:val="12"/>
                <w:szCs w:val="12"/>
                <w:lang w:val="en-IN" w:eastAsia="en-IN"/>
              </w:rPr>
            </w:pPr>
          </w:p>
          <w:p w14:paraId="3906DF41" w14:textId="77777777" w:rsidR="00465289" w:rsidRDefault="00465289" w:rsidP="00465289">
            <w:pPr>
              <w:pStyle w:val="NormalIndent"/>
              <w:ind w:left="0"/>
              <w:rPr>
                <w:noProof/>
                <w:sz w:val="12"/>
                <w:szCs w:val="12"/>
                <w:lang w:val="en-IN" w:eastAsia="en-IN"/>
              </w:rPr>
            </w:pPr>
            <w:r>
              <w:rPr>
                <w:noProof/>
                <w:lang w:val="en-IN" w:eastAsia="en-IN"/>
              </w:rPr>
              <w:drawing>
                <wp:inline distT="0" distB="0" distL="0" distR="0" wp14:anchorId="0A14EB8F" wp14:editId="5F9D8512">
                  <wp:extent cx="2559050" cy="10407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9050" cy="1040765"/>
                          </a:xfrm>
                          <a:prstGeom prst="rect">
                            <a:avLst/>
                          </a:prstGeom>
                        </pic:spPr>
                      </pic:pic>
                    </a:graphicData>
                  </a:graphic>
                </wp:inline>
              </w:drawing>
            </w:r>
          </w:p>
          <w:p w14:paraId="25AA2B91" w14:textId="77777777" w:rsidR="00465289" w:rsidRDefault="00465289" w:rsidP="00465289">
            <w:pPr>
              <w:pStyle w:val="NormalIndent"/>
              <w:ind w:left="0"/>
              <w:rPr>
                <w:noProof/>
                <w:sz w:val="12"/>
                <w:szCs w:val="12"/>
                <w:lang w:val="en-IN" w:eastAsia="en-IN"/>
              </w:rPr>
            </w:pPr>
          </w:p>
          <w:p w14:paraId="0C561A1F" w14:textId="77777777" w:rsidR="00465289" w:rsidRDefault="00465289" w:rsidP="00465289">
            <w:pPr>
              <w:pStyle w:val="NormalIndent"/>
              <w:ind w:left="0"/>
              <w:rPr>
                <w:noProof/>
                <w:sz w:val="12"/>
                <w:szCs w:val="12"/>
                <w:lang w:val="en-IN" w:eastAsia="en-IN"/>
              </w:rPr>
            </w:pPr>
          </w:p>
          <w:p w14:paraId="02B8081E" w14:textId="77777777" w:rsidR="00465289" w:rsidRDefault="00465289" w:rsidP="00465289">
            <w:pPr>
              <w:pStyle w:val="NormalIndent"/>
              <w:ind w:left="0"/>
              <w:rPr>
                <w:noProof/>
                <w:sz w:val="12"/>
                <w:szCs w:val="12"/>
                <w:lang w:val="en-IN" w:eastAsia="en-IN"/>
              </w:rPr>
            </w:pPr>
            <w:r>
              <w:rPr>
                <w:noProof/>
                <w:lang w:val="en-IN" w:eastAsia="en-IN"/>
              </w:rPr>
              <w:drawing>
                <wp:inline distT="0" distB="0" distL="0" distR="0" wp14:anchorId="114253C1" wp14:editId="3893DFEA">
                  <wp:extent cx="2559050" cy="7359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9050" cy="735965"/>
                          </a:xfrm>
                          <a:prstGeom prst="rect">
                            <a:avLst/>
                          </a:prstGeom>
                        </pic:spPr>
                      </pic:pic>
                    </a:graphicData>
                  </a:graphic>
                </wp:inline>
              </w:drawing>
            </w:r>
          </w:p>
          <w:p w14:paraId="691C23D0" w14:textId="77777777" w:rsidR="009922CB" w:rsidRDefault="009922CB" w:rsidP="00465289">
            <w:pPr>
              <w:pStyle w:val="NormalIndent"/>
              <w:ind w:left="0"/>
              <w:rPr>
                <w:noProof/>
                <w:sz w:val="12"/>
                <w:szCs w:val="12"/>
                <w:lang w:val="en-IN" w:eastAsia="en-IN"/>
              </w:rPr>
            </w:pPr>
          </w:p>
          <w:p w14:paraId="7796D640" w14:textId="77777777" w:rsidR="009922CB" w:rsidRDefault="009922CB" w:rsidP="00465289">
            <w:pPr>
              <w:pStyle w:val="NormalIndent"/>
              <w:ind w:left="0"/>
              <w:rPr>
                <w:noProof/>
                <w:sz w:val="12"/>
                <w:szCs w:val="12"/>
                <w:lang w:val="en-IN" w:eastAsia="en-IN"/>
              </w:rPr>
            </w:pPr>
          </w:p>
          <w:p w14:paraId="70A65779" w14:textId="77777777" w:rsidR="009922CB" w:rsidRDefault="009922CB" w:rsidP="00465289">
            <w:pPr>
              <w:pStyle w:val="NormalIndent"/>
              <w:ind w:left="0"/>
              <w:rPr>
                <w:noProof/>
                <w:sz w:val="12"/>
                <w:szCs w:val="12"/>
                <w:lang w:val="en-IN" w:eastAsia="en-IN"/>
              </w:rPr>
            </w:pPr>
          </w:p>
          <w:p w14:paraId="3876B179" w14:textId="77777777" w:rsidR="009922CB" w:rsidRDefault="009922CB" w:rsidP="00465289">
            <w:pPr>
              <w:pStyle w:val="NormalIndent"/>
              <w:ind w:left="0"/>
              <w:rPr>
                <w:noProof/>
                <w:sz w:val="12"/>
                <w:szCs w:val="12"/>
                <w:lang w:val="en-IN" w:eastAsia="en-IN"/>
              </w:rPr>
            </w:pPr>
          </w:p>
          <w:p w14:paraId="3910CA62" w14:textId="77777777" w:rsidR="009922CB" w:rsidRDefault="009922CB" w:rsidP="009922CB">
            <w:pPr>
              <w:pStyle w:val="NormalIndent"/>
              <w:ind w:left="0"/>
              <w:rPr>
                <w:b/>
                <w:noProof/>
                <w:sz w:val="12"/>
                <w:szCs w:val="12"/>
                <w:lang w:val="en-IN" w:eastAsia="en-IN"/>
              </w:rPr>
            </w:pPr>
            <w:r w:rsidRPr="00DC0873">
              <w:rPr>
                <w:b/>
                <w:noProof/>
                <w:sz w:val="12"/>
                <w:szCs w:val="12"/>
                <w:lang w:val="en-IN" w:eastAsia="en-IN"/>
              </w:rPr>
              <w:t>External Overpressure</w:t>
            </w:r>
          </w:p>
          <w:p w14:paraId="3C8333D1" w14:textId="77777777" w:rsidR="009922CB" w:rsidRDefault="009922CB" w:rsidP="00465289">
            <w:pPr>
              <w:pStyle w:val="NormalIndent"/>
              <w:ind w:left="0"/>
              <w:rPr>
                <w:noProof/>
                <w:sz w:val="12"/>
                <w:szCs w:val="12"/>
                <w:lang w:val="en-IN" w:eastAsia="en-IN"/>
              </w:rPr>
            </w:pPr>
          </w:p>
          <w:p w14:paraId="5AB60D60" w14:textId="1F585555" w:rsidR="009922CB" w:rsidRPr="00F97AE8" w:rsidRDefault="009922CB" w:rsidP="00465289">
            <w:pPr>
              <w:pStyle w:val="NormalIndent"/>
              <w:ind w:left="0"/>
              <w:rPr>
                <w:noProof/>
                <w:sz w:val="12"/>
                <w:szCs w:val="12"/>
                <w:lang w:val="en-IN" w:eastAsia="en-IN"/>
              </w:rPr>
            </w:pPr>
            <w:r>
              <w:rPr>
                <w:noProof/>
                <w:lang w:val="en-IN" w:eastAsia="en-IN"/>
              </w:rPr>
              <w:drawing>
                <wp:inline distT="0" distB="0" distL="0" distR="0" wp14:anchorId="1ACE722D" wp14:editId="7CFEE915">
                  <wp:extent cx="2559050" cy="850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9050" cy="850900"/>
                          </a:xfrm>
                          <a:prstGeom prst="rect">
                            <a:avLst/>
                          </a:prstGeom>
                        </pic:spPr>
                      </pic:pic>
                    </a:graphicData>
                  </a:graphic>
                </wp:inline>
              </w:drawing>
            </w:r>
          </w:p>
        </w:tc>
        <w:tc>
          <w:tcPr>
            <w:tcW w:w="803" w:type="dxa"/>
          </w:tcPr>
          <w:p w14:paraId="04B99D92" w14:textId="77777777" w:rsidR="00465289" w:rsidRDefault="00465289" w:rsidP="00465289">
            <w:pPr>
              <w:pStyle w:val="NormalIndent"/>
              <w:ind w:left="0"/>
              <w:rPr>
                <w:sz w:val="12"/>
                <w:szCs w:val="12"/>
              </w:rPr>
            </w:pPr>
            <w:r w:rsidRPr="00F97AE8">
              <w:rPr>
                <w:sz w:val="12"/>
                <w:szCs w:val="12"/>
              </w:rPr>
              <w:t>Se</w:t>
            </w:r>
            <w:r>
              <w:rPr>
                <w:sz w:val="12"/>
                <w:szCs w:val="12"/>
              </w:rPr>
              <w:t>c 5</w:t>
            </w:r>
          </w:p>
          <w:p w14:paraId="66886AE5" w14:textId="77777777" w:rsidR="00465289" w:rsidRDefault="00465289" w:rsidP="00465289">
            <w:pPr>
              <w:pStyle w:val="NormalIndent"/>
              <w:ind w:left="0"/>
              <w:rPr>
                <w:sz w:val="12"/>
                <w:szCs w:val="12"/>
              </w:rPr>
            </w:pPr>
            <w:r>
              <w:rPr>
                <w:sz w:val="12"/>
                <w:szCs w:val="12"/>
              </w:rPr>
              <w:t>D 608</w:t>
            </w:r>
          </w:p>
          <w:p w14:paraId="1A79C755" w14:textId="77777777" w:rsidR="00F72025" w:rsidRDefault="00F72025" w:rsidP="00465289">
            <w:pPr>
              <w:pStyle w:val="NormalIndent"/>
              <w:ind w:left="0"/>
              <w:rPr>
                <w:sz w:val="12"/>
                <w:szCs w:val="12"/>
              </w:rPr>
            </w:pPr>
          </w:p>
          <w:p w14:paraId="24ECA3FC" w14:textId="77777777" w:rsidR="00F72025" w:rsidRDefault="00F72025" w:rsidP="00465289">
            <w:pPr>
              <w:pStyle w:val="NormalIndent"/>
              <w:ind w:left="0"/>
              <w:rPr>
                <w:sz w:val="12"/>
                <w:szCs w:val="12"/>
              </w:rPr>
            </w:pPr>
          </w:p>
          <w:p w14:paraId="255BC2DB" w14:textId="77777777" w:rsidR="00F72025" w:rsidRDefault="00F72025" w:rsidP="00465289">
            <w:pPr>
              <w:pStyle w:val="NormalIndent"/>
              <w:ind w:left="0"/>
              <w:rPr>
                <w:sz w:val="12"/>
                <w:szCs w:val="12"/>
              </w:rPr>
            </w:pPr>
          </w:p>
          <w:p w14:paraId="4C4F09E6" w14:textId="77777777" w:rsidR="00F72025" w:rsidRDefault="00F72025" w:rsidP="00465289">
            <w:pPr>
              <w:pStyle w:val="NormalIndent"/>
              <w:ind w:left="0"/>
              <w:rPr>
                <w:sz w:val="12"/>
                <w:szCs w:val="12"/>
              </w:rPr>
            </w:pPr>
          </w:p>
          <w:p w14:paraId="0F3B9B31" w14:textId="77777777" w:rsidR="00F72025" w:rsidRDefault="00F72025" w:rsidP="00465289">
            <w:pPr>
              <w:pStyle w:val="NormalIndent"/>
              <w:ind w:left="0"/>
              <w:rPr>
                <w:sz w:val="12"/>
                <w:szCs w:val="12"/>
              </w:rPr>
            </w:pPr>
          </w:p>
          <w:p w14:paraId="7CBD6A15" w14:textId="77777777" w:rsidR="00F72025" w:rsidRDefault="00F72025" w:rsidP="00465289">
            <w:pPr>
              <w:pStyle w:val="NormalIndent"/>
              <w:ind w:left="0"/>
              <w:rPr>
                <w:sz w:val="12"/>
                <w:szCs w:val="12"/>
              </w:rPr>
            </w:pPr>
          </w:p>
          <w:p w14:paraId="099BAC2E" w14:textId="77777777" w:rsidR="00F72025" w:rsidRDefault="00F72025" w:rsidP="00465289">
            <w:pPr>
              <w:pStyle w:val="NormalIndent"/>
              <w:ind w:left="0"/>
              <w:rPr>
                <w:sz w:val="12"/>
                <w:szCs w:val="12"/>
              </w:rPr>
            </w:pPr>
          </w:p>
          <w:p w14:paraId="342920A0" w14:textId="77777777" w:rsidR="00F72025" w:rsidRDefault="00F72025" w:rsidP="00465289">
            <w:pPr>
              <w:pStyle w:val="NormalIndent"/>
              <w:ind w:left="0"/>
              <w:rPr>
                <w:sz w:val="12"/>
                <w:szCs w:val="12"/>
              </w:rPr>
            </w:pPr>
          </w:p>
          <w:p w14:paraId="28D571A5" w14:textId="77777777" w:rsidR="00F72025" w:rsidRDefault="00F72025" w:rsidP="00465289">
            <w:pPr>
              <w:pStyle w:val="NormalIndent"/>
              <w:ind w:left="0"/>
              <w:rPr>
                <w:sz w:val="12"/>
                <w:szCs w:val="12"/>
              </w:rPr>
            </w:pPr>
          </w:p>
          <w:p w14:paraId="1F75806A" w14:textId="77777777" w:rsidR="00F72025" w:rsidRDefault="00F72025" w:rsidP="00465289">
            <w:pPr>
              <w:pStyle w:val="NormalIndent"/>
              <w:ind w:left="0"/>
              <w:rPr>
                <w:sz w:val="12"/>
                <w:szCs w:val="12"/>
              </w:rPr>
            </w:pPr>
          </w:p>
          <w:p w14:paraId="79CC2232" w14:textId="77777777" w:rsidR="00F72025" w:rsidRDefault="00F72025" w:rsidP="00465289">
            <w:pPr>
              <w:pStyle w:val="NormalIndent"/>
              <w:ind w:left="0"/>
              <w:rPr>
                <w:sz w:val="12"/>
                <w:szCs w:val="12"/>
              </w:rPr>
            </w:pPr>
          </w:p>
          <w:p w14:paraId="2748C124" w14:textId="77777777" w:rsidR="00F72025" w:rsidRDefault="00F72025" w:rsidP="00465289">
            <w:pPr>
              <w:pStyle w:val="NormalIndent"/>
              <w:ind w:left="0"/>
              <w:rPr>
                <w:sz w:val="12"/>
                <w:szCs w:val="12"/>
              </w:rPr>
            </w:pPr>
          </w:p>
          <w:p w14:paraId="2D2647FD" w14:textId="77777777" w:rsidR="00F72025" w:rsidRDefault="00F72025" w:rsidP="00465289">
            <w:pPr>
              <w:pStyle w:val="NormalIndent"/>
              <w:ind w:left="0"/>
              <w:rPr>
                <w:sz w:val="12"/>
                <w:szCs w:val="12"/>
              </w:rPr>
            </w:pPr>
          </w:p>
          <w:p w14:paraId="30A47A72" w14:textId="77777777" w:rsidR="00F72025" w:rsidRDefault="00F72025" w:rsidP="00465289">
            <w:pPr>
              <w:pStyle w:val="NormalIndent"/>
              <w:ind w:left="0"/>
              <w:rPr>
                <w:sz w:val="12"/>
                <w:szCs w:val="12"/>
              </w:rPr>
            </w:pPr>
          </w:p>
          <w:p w14:paraId="30FA3078" w14:textId="77777777" w:rsidR="00F72025" w:rsidRDefault="00F72025" w:rsidP="00465289">
            <w:pPr>
              <w:pStyle w:val="NormalIndent"/>
              <w:ind w:left="0"/>
              <w:rPr>
                <w:sz w:val="12"/>
                <w:szCs w:val="12"/>
              </w:rPr>
            </w:pPr>
          </w:p>
          <w:p w14:paraId="09224942" w14:textId="77777777" w:rsidR="00F72025" w:rsidRDefault="00F72025" w:rsidP="00465289">
            <w:pPr>
              <w:pStyle w:val="NormalIndent"/>
              <w:ind w:left="0"/>
              <w:rPr>
                <w:sz w:val="12"/>
                <w:szCs w:val="12"/>
              </w:rPr>
            </w:pPr>
          </w:p>
          <w:p w14:paraId="03611E68" w14:textId="77777777" w:rsidR="00F72025" w:rsidRDefault="00F72025" w:rsidP="00465289">
            <w:pPr>
              <w:pStyle w:val="NormalIndent"/>
              <w:ind w:left="0"/>
              <w:rPr>
                <w:sz w:val="12"/>
                <w:szCs w:val="12"/>
              </w:rPr>
            </w:pPr>
          </w:p>
          <w:p w14:paraId="3FD81C73" w14:textId="77777777" w:rsidR="00F72025" w:rsidRDefault="00F72025" w:rsidP="00465289">
            <w:pPr>
              <w:pStyle w:val="NormalIndent"/>
              <w:ind w:left="0"/>
              <w:rPr>
                <w:sz w:val="12"/>
                <w:szCs w:val="12"/>
              </w:rPr>
            </w:pPr>
          </w:p>
          <w:p w14:paraId="60C8491C" w14:textId="77777777" w:rsidR="00F72025" w:rsidRDefault="00F72025" w:rsidP="00465289">
            <w:pPr>
              <w:pStyle w:val="NormalIndent"/>
              <w:ind w:left="0"/>
              <w:rPr>
                <w:sz w:val="12"/>
                <w:szCs w:val="12"/>
              </w:rPr>
            </w:pPr>
          </w:p>
          <w:p w14:paraId="7EA98F22" w14:textId="77777777" w:rsidR="00F72025" w:rsidRDefault="00F72025" w:rsidP="00465289">
            <w:pPr>
              <w:pStyle w:val="NormalIndent"/>
              <w:ind w:left="0"/>
              <w:rPr>
                <w:sz w:val="12"/>
                <w:szCs w:val="12"/>
              </w:rPr>
            </w:pPr>
          </w:p>
          <w:p w14:paraId="49E514FF" w14:textId="77777777" w:rsidR="00F72025" w:rsidRDefault="00F72025" w:rsidP="00465289">
            <w:pPr>
              <w:pStyle w:val="NormalIndent"/>
              <w:ind w:left="0"/>
              <w:rPr>
                <w:sz w:val="12"/>
                <w:szCs w:val="12"/>
              </w:rPr>
            </w:pPr>
          </w:p>
          <w:p w14:paraId="74634809" w14:textId="77777777" w:rsidR="00F72025" w:rsidRDefault="00F72025" w:rsidP="00465289">
            <w:pPr>
              <w:pStyle w:val="NormalIndent"/>
              <w:ind w:left="0"/>
              <w:rPr>
                <w:sz w:val="12"/>
                <w:szCs w:val="12"/>
              </w:rPr>
            </w:pPr>
          </w:p>
          <w:p w14:paraId="1FCF7376" w14:textId="77777777" w:rsidR="00F72025" w:rsidRDefault="00F72025" w:rsidP="00465289">
            <w:pPr>
              <w:pStyle w:val="NormalIndent"/>
              <w:ind w:left="0"/>
              <w:rPr>
                <w:sz w:val="12"/>
                <w:szCs w:val="12"/>
              </w:rPr>
            </w:pPr>
          </w:p>
          <w:p w14:paraId="748D48CF" w14:textId="77777777" w:rsidR="00F72025" w:rsidRDefault="00F72025" w:rsidP="00465289">
            <w:pPr>
              <w:pStyle w:val="NormalIndent"/>
              <w:ind w:left="0"/>
              <w:rPr>
                <w:sz w:val="12"/>
                <w:szCs w:val="12"/>
              </w:rPr>
            </w:pPr>
          </w:p>
          <w:p w14:paraId="6B2F3052" w14:textId="77777777" w:rsidR="00F72025" w:rsidRDefault="00F72025" w:rsidP="00465289">
            <w:pPr>
              <w:pStyle w:val="NormalIndent"/>
              <w:ind w:left="0"/>
              <w:rPr>
                <w:sz w:val="12"/>
                <w:szCs w:val="12"/>
              </w:rPr>
            </w:pPr>
          </w:p>
          <w:p w14:paraId="0C5DB533" w14:textId="77777777" w:rsidR="00F72025" w:rsidRDefault="00F72025" w:rsidP="00465289">
            <w:pPr>
              <w:pStyle w:val="NormalIndent"/>
              <w:ind w:left="0"/>
              <w:rPr>
                <w:sz w:val="12"/>
                <w:szCs w:val="12"/>
              </w:rPr>
            </w:pPr>
          </w:p>
          <w:p w14:paraId="679F7FC7" w14:textId="22B8C1B9" w:rsidR="00F72025" w:rsidRDefault="00F72025" w:rsidP="00465289">
            <w:pPr>
              <w:pStyle w:val="NormalIndent"/>
              <w:ind w:left="0"/>
              <w:rPr>
                <w:sz w:val="12"/>
                <w:szCs w:val="12"/>
              </w:rPr>
            </w:pPr>
            <w:r>
              <w:rPr>
                <w:sz w:val="12"/>
                <w:szCs w:val="12"/>
              </w:rPr>
              <w:t>Sec 5</w:t>
            </w:r>
          </w:p>
          <w:p w14:paraId="152C0EBE" w14:textId="4CE0D02F" w:rsidR="00F72025" w:rsidRPr="00F97AE8" w:rsidRDefault="00F72025" w:rsidP="00465289">
            <w:pPr>
              <w:pStyle w:val="NormalIndent"/>
              <w:ind w:left="0"/>
              <w:rPr>
                <w:sz w:val="12"/>
                <w:szCs w:val="12"/>
              </w:rPr>
            </w:pPr>
            <w:r>
              <w:rPr>
                <w:sz w:val="12"/>
                <w:szCs w:val="12"/>
              </w:rPr>
              <w:t>D 609</w:t>
            </w:r>
          </w:p>
        </w:tc>
      </w:tr>
      <w:tr w:rsidR="00465289" w:rsidRPr="00F97AE8" w14:paraId="26683F16" w14:textId="77777777" w:rsidTr="00982EF6">
        <w:tc>
          <w:tcPr>
            <w:tcW w:w="3739" w:type="dxa"/>
          </w:tcPr>
          <w:p w14:paraId="7CF8C1FC" w14:textId="64B44400" w:rsidR="00EA2421" w:rsidRPr="00EA2421"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sidRPr="00EA2421">
              <w:rPr>
                <w:bCs/>
                <w:color w:val="000080"/>
                <w:sz w:val="12"/>
                <w:szCs w:val="12"/>
                <w:lang w:val="en-US"/>
              </w:rPr>
              <w:lastRenderedPageBreak/>
              <w:t># Utilization Circles</w:t>
            </w:r>
            <w:r>
              <w:rPr>
                <w:bCs/>
                <w:color w:val="000080"/>
                <w:sz w:val="12"/>
                <w:szCs w:val="12"/>
                <w:lang w:val="en-US"/>
              </w:rPr>
              <w:t xml:space="preserve"> (TBA)</w:t>
            </w:r>
          </w:p>
          <w:p w14:paraId="3B746793" w14:textId="657C1811" w:rsidR="00465289"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r>
              <w:rPr>
                <w:bCs/>
                <w:color w:val="000080"/>
                <w:sz w:val="12"/>
                <w:szCs w:val="12"/>
                <w:lang w:val="en-US"/>
              </w:rPr>
              <w:t>Combined Effective Bending moment vs. Combined Effective Tension charts. With varying pressures</w:t>
            </w:r>
          </w:p>
          <w:p w14:paraId="2E4E1E40" w14:textId="572336C3" w:rsidR="00EA2421" w:rsidRPr="00EA2421"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2"/>
                <w:szCs w:val="12"/>
                <w:lang w:val="en-US"/>
              </w:rPr>
            </w:pPr>
          </w:p>
        </w:tc>
        <w:tc>
          <w:tcPr>
            <w:tcW w:w="4246" w:type="dxa"/>
          </w:tcPr>
          <w:p w14:paraId="34193BE1" w14:textId="77777777" w:rsidR="00720DEF" w:rsidRDefault="007619EC" w:rsidP="00323281">
            <w:pPr>
              <w:pStyle w:val="NormalIndent"/>
              <w:numPr>
                <w:ilvl w:val="0"/>
                <w:numId w:val="68"/>
              </w:numPr>
              <w:tabs>
                <w:tab w:val="clear" w:pos="794"/>
                <w:tab w:val="left" w:pos="432"/>
              </w:tabs>
              <w:ind w:left="432" w:hanging="270"/>
              <w:rPr>
                <w:noProof/>
                <w:sz w:val="12"/>
                <w:szCs w:val="12"/>
                <w:lang w:val="en-IN" w:eastAsia="en-IN"/>
              </w:rPr>
            </w:pPr>
            <w:r>
              <w:rPr>
                <w:noProof/>
                <w:sz w:val="12"/>
                <w:szCs w:val="12"/>
                <w:lang w:val="en-IN" w:eastAsia="en-IN"/>
              </w:rPr>
              <w:t xml:space="preserve">Find the limiting BM and Effective Tension for </w:t>
            </w:r>
            <w:r w:rsidR="00720DEF">
              <w:rPr>
                <w:noProof/>
                <w:sz w:val="12"/>
                <w:szCs w:val="12"/>
                <w:lang w:val="en-IN" w:eastAsia="en-IN"/>
              </w:rPr>
              <w:t>given pressure</w:t>
            </w:r>
          </w:p>
          <w:p w14:paraId="03DAC5F0" w14:textId="607E2B28" w:rsidR="00837A9D" w:rsidRDefault="00837A9D" w:rsidP="00323281">
            <w:pPr>
              <w:pStyle w:val="NormalIndent"/>
              <w:numPr>
                <w:ilvl w:val="0"/>
                <w:numId w:val="68"/>
              </w:numPr>
              <w:tabs>
                <w:tab w:val="clear" w:pos="794"/>
                <w:tab w:val="left" w:pos="432"/>
              </w:tabs>
              <w:ind w:left="432" w:hanging="270"/>
              <w:rPr>
                <w:noProof/>
                <w:sz w:val="12"/>
                <w:szCs w:val="12"/>
                <w:lang w:val="en-IN" w:eastAsia="en-IN"/>
              </w:rPr>
            </w:pPr>
            <w:r>
              <w:rPr>
                <w:noProof/>
                <w:sz w:val="12"/>
                <w:szCs w:val="12"/>
                <w:lang w:val="en-IN" w:eastAsia="en-IN"/>
              </w:rPr>
              <w:t>Solve polynomial question to find roots and provide solution</w:t>
            </w:r>
          </w:p>
          <w:p w14:paraId="05EB4AA8" w14:textId="76609A8B" w:rsidR="00B44F64" w:rsidRPr="00F97AE8" w:rsidRDefault="00720DEF" w:rsidP="00603CCE">
            <w:pPr>
              <w:pStyle w:val="NormalIndent"/>
              <w:numPr>
                <w:ilvl w:val="0"/>
                <w:numId w:val="68"/>
              </w:numPr>
              <w:tabs>
                <w:tab w:val="clear" w:pos="794"/>
                <w:tab w:val="left" w:pos="432"/>
              </w:tabs>
              <w:ind w:left="432" w:hanging="270"/>
              <w:rPr>
                <w:noProof/>
                <w:sz w:val="12"/>
                <w:szCs w:val="12"/>
                <w:lang w:val="en-IN" w:eastAsia="en-IN"/>
              </w:rPr>
            </w:pPr>
            <w:r>
              <w:rPr>
                <w:noProof/>
                <w:sz w:val="12"/>
                <w:szCs w:val="12"/>
                <w:lang w:val="en-IN" w:eastAsia="en-IN"/>
              </w:rPr>
              <w:t xml:space="preserve">Pressures can range </w:t>
            </w:r>
            <w:r w:rsidR="007619EC">
              <w:rPr>
                <w:noProof/>
                <w:sz w:val="12"/>
                <w:szCs w:val="12"/>
                <w:lang w:val="en-IN" w:eastAsia="en-IN"/>
              </w:rPr>
              <w:t>from 0 to Burst</w:t>
            </w:r>
            <w:r w:rsidR="00B44F64">
              <w:rPr>
                <w:noProof/>
                <w:sz w:val="12"/>
                <w:szCs w:val="12"/>
                <w:lang w:val="en-IN" w:eastAsia="en-IN"/>
              </w:rPr>
              <w:t>Capcity</w:t>
            </w:r>
          </w:p>
        </w:tc>
        <w:tc>
          <w:tcPr>
            <w:tcW w:w="803" w:type="dxa"/>
          </w:tcPr>
          <w:p w14:paraId="2E9BB47F" w14:textId="3D1CC1A7" w:rsidR="00465289" w:rsidRPr="00F97AE8" w:rsidRDefault="00A2216F" w:rsidP="00465289">
            <w:pPr>
              <w:pStyle w:val="NormalIndent"/>
              <w:ind w:left="0"/>
              <w:rPr>
                <w:sz w:val="12"/>
                <w:szCs w:val="12"/>
              </w:rPr>
            </w:pPr>
            <w:r>
              <w:rPr>
                <w:sz w:val="12"/>
                <w:szCs w:val="12"/>
              </w:rPr>
              <w:t>NA</w:t>
            </w:r>
          </w:p>
        </w:tc>
      </w:tr>
      <w:tr w:rsidR="00EA2421" w:rsidRPr="00F97AE8" w14:paraId="7BCAEBA2" w14:textId="77777777" w:rsidTr="00982EF6">
        <w:tc>
          <w:tcPr>
            <w:tcW w:w="3739" w:type="dxa"/>
          </w:tcPr>
          <w:p w14:paraId="2429EEBD" w14:textId="471B0167" w:rsidR="00EA2421" w:rsidRPr="00F97AE8" w:rsidRDefault="00EA2421" w:rsidP="00465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2"/>
                <w:szCs w:val="12"/>
                <w:lang w:val="en-US"/>
              </w:rPr>
            </w:pPr>
          </w:p>
        </w:tc>
        <w:tc>
          <w:tcPr>
            <w:tcW w:w="4246" w:type="dxa"/>
          </w:tcPr>
          <w:p w14:paraId="77B87EAE" w14:textId="77777777" w:rsidR="00EA2421" w:rsidRPr="00F97AE8" w:rsidRDefault="00EA2421" w:rsidP="00465289">
            <w:pPr>
              <w:pStyle w:val="NormalIndent"/>
              <w:ind w:left="0"/>
              <w:rPr>
                <w:noProof/>
                <w:sz w:val="12"/>
                <w:szCs w:val="12"/>
                <w:lang w:val="en-IN" w:eastAsia="en-IN"/>
              </w:rPr>
            </w:pPr>
          </w:p>
        </w:tc>
        <w:tc>
          <w:tcPr>
            <w:tcW w:w="803" w:type="dxa"/>
          </w:tcPr>
          <w:p w14:paraId="7BE0D7FC" w14:textId="77777777" w:rsidR="00EA2421" w:rsidRPr="00F97AE8" w:rsidRDefault="00EA2421" w:rsidP="00465289">
            <w:pPr>
              <w:pStyle w:val="NormalIndent"/>
              <w:ind w:left="0"/>
              <w:rPr>
                <w:sz w:val="12"/>
                <w:szCs w:val="12"/>
              </w:rPr>
            </w:pPr>
          </w:p>
        </w:tc>
      </w:tr>
    </w:tbl>
    <w:p w14:paraId="5B34C219" w14:textId="77777777" w:rsidR="0097724A" w:rsidRPr="0097724A" w:rsidRDefault="0097724A" w:rsidP="0097724A">
      <w:pPr>
        <w:pStyle w:val="NormalIndent"/>
      </w:pPr>
    </w:p>
    <w:p w14:paraId="5E4BE668" w14:textId="77777777" w:rsidR="0097724A" w:rsidRDefault="0097724A" w:rsidP="0008026A">
      <w:pPr>
        <w:pStyle w:val="NormalIndent"/>
      </w:pPr>
    </w:p>
    <w:p w14:paraId="774ABFE5" w14:textId="382144D6" w:rsidR="002F458A" w:rsidRDefault="002F458A" w:rsidP="002F458A">
      <w:pPr>
        <w:pStyle w:val="Heading3"/>
      </w:pPr>
      <w:bookmarkStart w:id="30" w:name="_Ref519782345"/>
      <w:bookmarkStart w:id="31" w:name="_Toc524525623"/>
      <w:r>
        <w:t>Characteristic Material Properties</w:t>
      </w:r>
      <w:bookmarkEnd w:id="30"/>
      <w:bookmarkEnd w:id="31"/>
    </w:p>
    <w:p w14:paraId="0E074C13" w14:textId="1E971F40" w:rsidR="002F458A" w:rsidRDefault="002F458A" w:rsidP="002F458A">
      <w:pPr>
        <w:pStyle w:val="NormalIndent"/>
      </w:pPr>
      <w:r w:rsidRPr="002F458A">
        <w:t>The characteristic material strength fy and fu, values to be used in the limit state criteria are:</w:t>
      </w:r>
    </w:p>
    <w:p w14:paraId="2696979E" w14:textId="77777777" w:rsidR="002F458A" w:rsidRPr="002F458A" w:rsidRDefault="002F458A" w:rsidP="002F458A">
      <w:pPr>
        <w:pStyle w:val="NormalIndent"/>
      </w:pPr>
    </w:p>
    <w:p w14:paraId="3B8693EA" w14:textId="479BA9E4" w:rsidR="00633D32" w:rsidRPr="00F9683F" w:rsidRDefault="008E18CA" w:rsidP="0044167C">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d>
            <m:dPr>
              <m:ctrlPr>
                <w:rPr>
                  <w:rFonts w:ascii="Cambria Math" w:hAnsi="Cambria Math"/>
                  <w:i/>
                </w:rPr>
              </m:ctrlPr>
            </m:dPr>
            <m:e>
              <m:r>
                <w:rPr>
                  <w:rFonts w:ascii="Cambria Math" w:hAnsi="Cambria Math"/>
                </w:rPr>
                <m:t>SMYS-</m:t>
              </m:r>
              <m:sSub>
                <m:sSubPr>
                  <m:ctrlPr>
                    <w:rPr>
                      <w:rFonts w:ascii="Cambria Math" w:hAnsi="Cambria Math"/>
                      <w:i/>
                    </w:rPr>
                  </m:ctrlPr>
                </m:sSubPr>
                <m:e>
                  <m:r>
                    <w:rPr>
                      <w:rFonts w:ascii="Cambria Math" w:hAnsi="Cambria Math"/>
                    </w:rPr>
                    <m:t>f</m:t>
                  </m:r>
                </m:e>
                <m:sub>
                  <m:r>
                    <w:rPr>
                      <w:rFonts w:ascii="Cambria Math" w:hAnsi="Cambria Math"/>
                    </w:rPr>
                    <m:t>y.temp</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oMath>
      </m:oMathPara>
    </w:p>
    <w:p w14:paraId="5B4C79F6" w14:textId="77777777" w:rsidR="00F9683F" w:rsidRPr="00F9683F" w:rsidRDefault="00F9683F" w:rsidP="0044167C">
      <w:pPr>
        <w:pStyle w:val="NormalIndent"/>
      </w:pPr>
    </w:p>
    <w:p w14:paraId="33443906" w14:textId="6839A9E3" w:rsidR="00F9683F" w:rsidRPr="008A3D4F" w:rsidRDefault="008E18CA" w:rsidP="00F9683F">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m:t>
          </m:r>
          <m:d>
            <m:dPr>
              <m:ctrlPr>
                <w:rPr>
                  <w:rFonts w:ascii="Cambria Math" w:hAnsi="Cambria Math"/>
                  <w:i/>
                </w:rPr>
              </m:ctrlPr>
            </m:dPr>
            <m:e>
              <m:r>
                <w:rPr>
                  <w:rFonts w:ascii="Cambria Math" w:hAnsi="Cambria Math"/>
                </w:rPr>
                <m:t>SMYS-</m:t>
              </m:r>
              <m:sSub>
                <m:sSubPr>
                  <m:ctrlPr>
                    <w:rPr>
                      <w:rFonts w:ascii="Cambria Math" w:hAnsi="Cambria Math"/>
                      <w:i/>
                    </w:rPr>
                  </m:ctrlPr>
                </m:sSubPr>
                <m:e>
                  <m:r>
                    <w:rPr>
                      <w:rFonts w:ascii="Cambria Math" w:hAnsi="Cambria Math"/>
                    </w:rPr>
                    <m:t>f</m:t>
                  </m:r>
                </m:e>
                <m:sub>
                  <m:r>
                    <w:rPr>
                      <w:rFonts w:ascii="Cambria Math" w:hAnsi="Cambria Math"/>
                    </w:rPr>
                    <m:t>u.temp</m:t>
                  </m:r>
                </m:sub>
              </m:sSub>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oMath>
      </m:oMathPara>
    </w:p>
    <w:p w14:paraId="5D7D0B0C" w14:textId="77777777" w:rsidR="008A3D4F" w:rsidRDefault="008A3D4F" w:rsidP="008A3D4F">
      <w:pPr>
        <w:pStyle w:val="NormalIndent"/>
      </w:pPr>
      <w:r>
        <w:t>Where:</w:t>
      </w:r>
    </w:p>
    <w:p w14:paraId="08DEACA2" w14:textId="440913BD" w:rsidR="008A3D4F" w:rsidRDefault="008A3D4F" w:rsidP="008A3D4F">
      <w:pPr>
        <w:pStyle w:val="NormalIndent"/>
      </w:pPr>
      <w:r>
        <w:t>fy,temp and fu,temp are the de-rating values due to the temperature of the yield stress and the tensile strength respectively.</w:t>
      </w:r>
    </w:p>
    <w:p w14:paraId="31739AEF" w14:textId="61918982" w:rsidR="008A3D4F" w:rsidRDefault="008A3D4F" w:rsidP="008A3D4F">
      <w:pPr>
        <w:pStyle w:val="NormalIndent"/>
      </w:pPr>
      <w:r>
        <w:t>αU is the material strength factor</w:t>
      </w:r>
    </w:p>
    <w:p w14:paraId="141091D0" w14:textId="77777777" w:rsidR="00AE44DA" w:rsidRDefault="00AE44DA" w:rsidP="008A3D4F">
      <w:pPr>
        <w:pStyle w:val="NormalIndent"/>
      </w:pPr>
    </w:p>
    <w:p w14:paraId="00446A25" w14:textId="321BB1FE" w:rsidR="00AE44DA" w:rsidRDefault="00AE44DA" w:rsidP="00AE44DA">
      <w:pPr>
        <w:pStyle w:val="NormalIndent"/>
      </w:pPr>
      <w:r>
        <w:t>The material properties shall be selected with due regard to material type and potential temperature and/ or ageing effects and shall include:</w:t>
      </w:r>
    </w:p>
    <w:p w14:paraId="5BA8AC16" w14:textId="77777777" w:rsidR="00AE44DA" w:rsidRDefault="00AE44DA" w:rsidP="00AE44DA">
      <w:pPr>
        <w:pStyle w:val="NormalIndent"/>
      </w:pPr>
      <w:r>
        <w:t>— yield stress</w:t>
      </w:r>
    </w:p>
    <w:p w14:paraId="70DEACFF" w14:textId="7990F67D" w:rsidR="00AE44DA" w:rsidRDefault="00AE44DA" w:rsidP="00AE44DA">
      <w:pPr>
        <w:pStyle w:val="NormalIndent"/>
      </w:pPr>
      <w:r>
        <w:t xml:space="preserve">— </w:t>
      </w:r>
      <w:r w:rsidR="00BF13FF">
        <w:t>Tensile</w:t>
      </w:r>
      <w:r>
        <w:t xml:space="preserve"> strength</w:t>
      </w:r>
    </w:p>
    <w:p w14:paraId="299F952B" w14:textId="77777777" w:rsidR="00AE44DA" w:rsidRDefault="00AE44DA" w:rsidP="00AE44DA">
      <w:pPr>
        <w:pStyle w:val="NormalIndent"/>
      </w:pPr>
      <w:r>
        <w:t>— Young's modulus</w:t>
      </w:r>
    </w:p>
    <w:p w14:paraId="6A2A6710" w14:textId="2B55AAF5" w:rsidR="00AE44DA" w:rsidRDefault="00AE44DA" w:rsidP="00AE44DA">
      <w:pPr>
        <w:pStyle w:val="NormalIndent"/>
      </w:pPr>
      <w:r>
        <w:t xml:space="preserve">— </w:t>
      </w:r>
      <w:r w:rsidR="00BF13FF">
        <w:t>Temperature</w:t>
      </w:r>
      <w:r>
        <w:t xml:space="preserve"> expansion coefficient.</w:t>
      </w:r>
    </w:p>
    <w:p w14:paraId="5AB6A6DC" w14:textId="5B20A256" w:rsidR="00AE44DA" w:rsidRDefault="00AE44DA" w:rsidP="00AE44DA">
      <w:pPr>
        <w:pStyle w:val="NormalIndent"/>
      </w:pPr>
      <w:r>
        <w:t>For C-Mn steel and 13Cr this shall be considered for temperatures above 50°C, and for 22Cr and 25Cr for temperatures above 20°C.</w:t>
      </w:r>
    </w:p>
    <w:p w14:paraId="6EBB9CA9" w14:textId="77777777" w:rsidR="00AE44DA" w:rsidRDefault="00AE44DA" w:rsidP="00AE44DA">
      <w:pPr>
        <w:pStyle w:val="NormalIndent"/>
      </w:pPr>
      <w:r>
        <w:t>Guidance note 1:</w:t>
      </w:r>
    </w:p>
    <w:p w14:paraId="6B882C18" w14:textId="3E2DD170" w:rsidR="00AE44DA" w:rsidRDefault="00AE44DA" w:rsidP="00AE44DA">
      <w:pPr>
        <w:pStyle w:val="NormalIndent"/>
      </w:pPr>
      <w:r>
        <w:t>Field joint coating application during installation may also impose temperatures in excess of the above and shall be considered.</w:t>
      </w:r>
    </w:p>
    <w:p w14:paraId="59BB85B9" w14:textId="77777777" w:rsidR="00AE44DA" w:rsidRDefault="00AE44DA" w:rsidP="00AE44DA">
      <w:pPr>
        <w:pStyle w:val="NormalIndent"/>
      </w:pPr>
    </w:p>
    <w:p w14:paraId="7EC8954B" w14:textId="77777777" w:rsidR="00AE44DA" w:rsidRDefault="00AE44DA" w:rsidP="00AE44DA">
      <w:pPr>
        <w:pStyle w:val="NormalIndent"/>
      </w:pPr>
    </w:p>
    <w:p w14:paraId="4D651E4C" w14:textId="77777777" w:rsidR="00AE44DA" w:rsidRDefault="00AE44DA" w:rsidP="00AE44DA">
      <w:pPr>
        <w:pStyle w:val="NormalIndent"/>
      </w:pPr>
      <w:r>
        <w:t>Guidance note 2:</w:t>
      </w:r>
    </w:p>
    <w:p w14:paraId="544261B6" w14:textId="1E3E5B37" w:rsidR="00AE44DA" w:rsidRDefault="00AE44DA" w:rsidP="00AE44DA">
      <w:pPr>
        <w:pStyle w:val="NormalIndent"/>
      </w:pPr>
      <w:r>
        <w:t>If no other information of de-rating effects on the yield stress exist the recommendations for C-Mn steel, 22Cr and 25Cr Figure 2 below may be used. For 13Cr testing is normally required.</w:t>
      </w:r>
    </w:p>
    <w:p w14:paraId="245284EA" w14:textId="77777777" w:rsidR="00AE44DA" w:rsidRDefault="00AE44DA" w:rsidP="00AE44DA">
      <w:pPr>
        <w:pStyle w:val="NormalIndent"/>
      </w:pPr>
    </w:p>
    <w:p w14:paraId="6A45E693" w14:textId="7F836883" w:rsidR="00AE44DA" w:rsidRDefault="00AE44DA" w:rsidP="00AE44DA">
      <w:pPr>
        <w:pStyle w:val="NormalIndent"/>
        <w:jc w:val="center"/>
      </w:pPr>
      <w:r>
        <w:rPr>
          <w:noProof/>
          <w:lang w:val="en-IN" w:eastAsia="en-IN"/>
        </w:rPr>
        <w:lastRenderedPageBreak/>
        <w:drawing>
          <wp:inline distT="0" distB="0" distL="0" distR="0" wp14:anchorId="27066C8B" wp14:editId="6BAE99E3">
            <wp:extent cx="274320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2667000"/>
                    </a:xfrm>
                    <a:prstGeom prst="rect">
                      <a:avLst/>
                    </a:prstGeom>
                  </pic:spPr>
                </pic:pic>
              </a:graphicData>
            </a:graphic>
          </wp:inline>
        </w:drawing>
      </w:r>
    </w:p>
    <w:p w14:paraId="0CC1CAC5" w14:textId="316F55DD" w:rsidR="00AE44DA" w:rsidRDefault="00AE44DA" w:rsidP="00AE44DA">
      <w:pPr>
        <w:pStyle w:val="Caption"/>
      </w:pPr>
      <w:r>
        <w:t xml:space="preserve">Figure </w:t>
      </w:r>
      <w:r w:rsidR="00706821">
        <w:fldChar w:fldCharType="begin"/>
      </w:r>
      <w:r w:rsidR="00706821">
        <w:instrText xml:space="preserve"> STYLEREF 1 \s </w:instrText>
      </w:r>
      <w:r w:rsidR="00706821">
        <w:fldChar w:fldCharType="separate"/>
      </w:r>
      <w:r w:rsidR="00706821">
        <w:rPr>
          <w:noProof/>
        </w:rPr>
        <w:t>9</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1</w:t>
      </w:r>
      <w:r w:rsidR="00706821">
        <w:fldChar w:fldCharType="end"/>
      </w:r>
      <w:r>
        <w:t xml:space="preserve"> </w:t>
      </w:r>
      <w:r w:rsidRPr="00AE44DA">
        <w:t>Proposed de-rating values for yield stress of C-Mn, 13Cr, 22Cr and 25Cr</w:t>
      </w:r>
    </w:p>
    <w:p w14:paraId="7CCEEC88" w14:textId="77777777" w:rsidR="002F458A" w:rsidRPr="002F458A" w:rsidRDefault="002F458A" w:rsidP="002F458A">
      <w:pPr>
        <w:pStyle w:val="NormalIndent"/>
      </w:pPr>
    </w:p>
    <w:p w14:paraId="7B063CF7" w14:textId="2FA52A17" w:rsidR="00AE44DA" w:rsidRDefault="00AD14C9" w:rsidP="00AD14C9">
      <w:pPr>
        <w:pStyle w:val="Heading3"/>
      </w:pPr>
      <w:bookmarkStart w:id="32" w:name="_Toc524525624"/>
      <w:r w:rsidRPr="00AD14C9">
        <w:t>Pressure containment (bursting)</w:t>
      </w:r>
      <w:bookmarkEnd w:id="32"/>
    </w:p>
    <w:p w14:paraId="0E009EE1" w14:textId="6B1569CB" w:rsidR="00AE44DA" w:rsidRDefault="00AD14C9" w:rsidP="00AE44DA">
      <w:pPr>
        <w:pStyle w:val="NormalIndent"/>
      </w:pPr>
      <w:r w:rsidRPr="00AD14C9">
        <w:t>The pressure containment shall fulfil the following criteria:</w:t>
      </w:r>
    </w:p>
    <w:p w14:paraId="666A2B50" w14:textId="33C978BB" w:rsidR="004247CA" w:rsidRPr="00061599" w:rsidRDefault="008E18CA" w:rsidP="00AE44DA">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m:t>
                      </m:r>
                    </m:e>
                    <m:sub>
                      <m:r>
                        <w:rPr>
                          <w:rFonts w:ascii="Cambria Math" w:hAnsi="Cambria Math"/>
                        </w:rPr>
                        <m:t>spt</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mpt</m:t>
                      </m:r>
                    </m:sub>
                  </m:sSub>
                </m:den>
              </m:f>
            </m:e>
          </m:d>
        </m:oMath>
      </m:oMathPara>
    </w:p>
    <w:p w14:paraId="40681F21" w14:textId="77777777" w:rsidR="00061599" w:rsidRPr="00061599" w:rsidRDefault="00061599" w:rsidP="00AE44DA">
      <w:pPr>
        <w:pStyle w:val="NormalIndent"/>
      </w:pPr>
    </w:p>
    <w:p w14:paraId="6DAA7C1C" w14:textId="2B2D052C" w:rsidR="00061599" w:rsidRPr="005708ED" w:rsidRDefault="008E18CA" w:rsidP="00061599">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≤Min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h</m:t>
                  </m:r>
                </m:sub>
              </m:sSub>
            </m:e>
          </m:d>
        </m:oMath>
      </m:oMathPara>
    </w:p>
    <w:p w14:paraId="541F081B" w14:textId="77777777" w:rsidR="005708ED" w:rsidRPr="005708ED" w:rsidRDefault="005708ED" w:rsidP="00061599">
      <w:pPr>
        <w:pStyle w:val="NormalIndent"/>
      </w:pPr>
    </w:p>
    <w:p w14:paraId="0F6CFDCC" w14:textId="3BE4D07C" w:rsidR="005708ED" w:rsidRDefault="005708ED" w:rsidP="00061599">
      <w:pPr>
        <w:pStyle w:val="NormalIndent"/>
      </w:pPr>
      <w:r w:rsidRPr="005708ED">
        <w:t>The pressure containment resistance pb(t) is given by:</w:t>
      </w:r>
    </w:p>
    <w:p w14:paraId="5DA4B531" w14:textId="77777777" w:rsidR="00BD642D" w:rsidRDefault="00BD642D" w:rsidP="00061599">
      <w:pPr>
        <w:pStyle w:val="NormalIndent"/>
      </w:pPr>
    </w:p>
    <w:p w14:paraId="4586C33C" w14:textId="4B942884" w:rsidR="005708ED" w:rsidRPr="00373B08" w:rsidRDefault="008E18CA" w:rsidP="00061599">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D-t</m:t>
              </m:r>
            </m:den>
          </m:f>
          <m:sSub>
            <m:sSubPr>
              <m:ctrlPr>
                <w:rPr>
                  <w:rFonts w:ascii="Cambria Math" w:hAnsi="Cambria Math"/>
                  <w:i/>
                </w:rPr>
              </m:ctrlPr>
            </m:sSubPr>
            <m:e>
              <m:r>
                <w:rPr>
                  <w:rFonts w:ascii="Cambria Math" w:hAnsi="Cambria Math"/>
                </w:rPr>
                <m:t>f</m:t>
              </m:r>
            </m:e>
            <m:sub>
              <m:r>
                <w:rPr>
                  <w:rFonts w:ascii="Cambria Math" w:hAnsi="Cambria Math"/>
                </w:rPr>
                <m:t>cb</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p w14:paraId="0DE32560" w14:textId="2E45D4B6" w:rsidR="00373B08" w:rsidRDefault="00373B08" w:rsidP="00061599">
      <w:pPr>
        <w:pStyle w:val="NormalIndent"/>
      </w:pPr>
      <w:r>
        <w:t>Where:</w:t>
      </w:r>
    </w:p>
    <w:p w14:paraId="5E1D8A0C" w14:textId="59D2A12B" w:rsidR="00373B08" w:rsidRPr="004E7561" w:rsidRDefault="008E18CA" w:rsidP="00061599">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cb</m:t>
              </m:r>
            </m:sub>
          </m:sSub>
          <m:r>
            <w:rPr>
              <w:rFonts w:ascii="Cambria Math" w:hAnsi="Cambria Math"/>
            </w:rPr>
            <m:t>=Min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u</m:t>
                      </m:r>
                    </m:sub>
                  </m:sSub>
                </m:num>
                <m:den>
                  <m:r>
                    <w:rPr>
                      <w:rFonts w:ascii="Cambria Math" w:hAnsi="Cambria Math"/>
                    </w:rPr>
                    <m:t>1.15</m:t>
                  </m:r>
                </m:den>
              </m:f>
            </m:e>
          </m:d>
        </m:oMath>
      </m:oMathPara>
    </w:p>
    <w:p w14:paraId="6A1E8B8F" w14:textId="77777777" w:rsidR="004E7561" w:rsidRDefault="004E7561" w:rsidP="00061599">
      <w:pPr>
        <w:pStyle w:val="NormalIndent"/>
      </w:pPr>
    </w:p>
    <w:p w14:paraId="566ACF05" w14:textId="71EA35D4" w:rsidR="004E7561" w:rsidRDefault="004E7561" w:rsidP="004E7561">
      <w:pPr>
        <w:pStyle w:val="NormalIndent"/>
      </w:pPr>
      <w:r w:rsidRPr="004E7561">
        <w:t>Local Buckling – external over pressure only (system collapse)</w:t>
      </w:r>
      <w:r>
        <w:t>:</w:t>
      </w:r>
      <w:r w:rsidRPr="004E7561">
        <w:t xml:space="preserve"> </w:t>
      </w:r>
      <w:r>
        <w:t>The external pressure at any point along the pipeline shall fulfil the following criterion (system collapse check):</w:t>
      </w:r>
    </w:p>
    <w:p w14:paraId="41200851" w14:textId="77777777" w:rsidR="004E7561" w:rsidRDefault="004E7561" w:rsidP="004E7561">
      <w:pPr>
        <w:pStyle w:val="NormalIndent"/>
      </w:pPr>
    </w:p>
    <w:p w14:paraId="04EBE079" w14:textId="1A79BEA1" w:rsidR="004E7561" w:rsidRDefault="008E18CA" w:rsidP="004E7561">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(t1)</m:t>
              </m:r>
            </m:num>
            <m:den>
              <m:sSub>
                <m:sSubPr>
                  <m:ctrlPr>
                    <w:rPr>
                      <w:rFonts w:ascii="Cambria Math" w:hAnsi="Cambria Math"/>
                      <w:i/>
                    </w:rPr>
                  </m:ctrlPr>
                </m:sSubPr>
                <m:e>
                  <m:r>
                    <w:rPr>
                      <w:rFonts w:ascii="Cambria Math" w:hAnsi="Cambria Math"/>
                    </w:rPr>
                    <m:t>γ</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SC</m:t>
                  </m:r>
                </m:sub>
              </m:sSub>
            </m:den>
          </m:f>
        </m:oMath>
      </m:oMathPara>
    </w:p>
    <w:p w14:paraId="016329B4" w14:textId="5182C0CC" w:rsidR="008A419A" w:rsidRDefault="00C64C83" w:rsidP="008A419A">
      <w:pPr>
        <w:pStyle w:val="NormalIndent"/>
      </w:pPr>
      <w:r>
        <w:t>Where</w:t>
      </w:r>
    </w:p>
    <w:p w14:paraId="19009458" w14:textId="5443A14D" w:rsidR="004E7561" w:rsidRPr="00061599" w:rsidRDefault="008A419A" w:rsidP="008A419A">
      <w:pPr>
        <w:pStyle w:val="NormalIndent"/>
      </w:pPr>
      <w:r>
        <w:t>pmin is the minimum internal pressure that can be sustained. This is normally taken as zero for as-laid pipeline.</w:t>
      </w:r>
    </w:p>
    <w:p w14:paraId="2902DB79" w14:textId="77777777" w:rsidR="00061599" w:rsidRPr="00061599" w:rsidRDefault="00061599" w:rsidP="00AE44DA">
      <w:pPr>
        <w:pStyle w:val="NormalIndent"/>
      </w:pPr>
    </w:p>
    <w:p w14:paraId="2AE9A914" w14:textId="17D23332" w:rsidR="00633D32" w:rsidRDefault="005259D9" w:rsidP="0044167C">
      <w:pPr>
        <w:pStyle w:val="NormalIndent"/>
      </w:pPr>
      <w:r w:rsidRPr="005259D9">
        <w:lastRenderedPageBreak/>
        <w:t>The characteristic resistance for external pressure (pc) (collapse) shall be calculated as:</w:t>
      </w:r>
    </w:p>
    <w:p w14:paraId="6966E4B1" w14:textId="77777777" w:rsidR="005259D9" w:rsidRDefault="005259D9" w:rsidP="0044167C">
      <w:pPr>
        <w:pStyle w:val="NormalIndent"/>
      </w:pPr>
    </w:p>
    <w:p w14:paraId="7602B737" w14:textId="16973115" w:rsidR="005259D9" w:rsidRPr="00C64C83" w:rsidRDefault="008E18CA" w:rsidP="0044167C">
      <w:pPr>
        <w:pStyle w:val="NormalIndent"/>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c</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sSup>
                <m:sSupPr>
                  <m:ctrlPr>
                    <w:rPr>
                      <w:rFonts w:ascii="Cambria Math" w:hAnsi="Cambria Math"/>
                      <w:i/>
                    </w:rPr>
                  </m:ctrlPr>
                </m:sSupPr>
                <m:e>
                  <m:r>
                    <w:rPr>
                      <w:rFonts w:ascii="Cambria Math" w:hAnsi="Cambria Math"/>
                    </w:rPr>
                    <m:t>(t)</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t</m:t>
              </m:r>
            </m:den>
          </m:f>
        </m:oMath>
      </m:oMathPara>
    </w:p>
    <w:p w14:paraId="13C8B4D7" w14:textId="34197140" w:rsidR="00C64C83" w:rsidRDefault="00C64C83" w:rsidP="0044167C">
      <w:pPr>
        <w:pStyle w:val="NormalIndent"/>
      </w:pPr>
      <w:r w:rsidRPr="00C64C83">
        <w:t>Where:</w:t>
      </w:r>
    </w:p>
    <w:p w14:paraId="4F1A7B77" w14:textId="77777777" w:rsidR="00C64C83" w:rsidRDefault="00C64C83" w:rsidP="0044167C">
      <w:pPr>
        <w:pStyle w:val="NormalIndent"/>
      </w:pPr>
    </w:p>
    <w:p w14:paraId="309D32C6" w14:textId="2F296D93" w:rsidR="00C64C83" w:rsidRPr="00C64C83" w:rsidRDefault="008E18CA"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el</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D</m:t>
                          </m:r>
                        </m:den>
                      </m:f>
                    </m:e>
                  </m:d>
                </m:e>
                <m:sup>
                  <m:r>
                    <w:rPr>
                      <w:rFonts w:ascii="Cambria Math" w:hAnsi="Cambria Math"/>
                    </w:rPr>
                    <m:t>3</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m:oMathPara>
    </w:p>
    <w:p w14:paraId="35C584B9" w14:textId="77777777" w:rsidR="00C64C83" w:rsidRDefault="00C64C83" w:rsidP="0044167C">
      <w:pPr>
        <w:pStyle w:val="NormalIndent"/>
      </w:pPr>
    </w:p>
    <w:p w14:paraId="75816FAA" w14:textId="77777777" w:rsidR="00C64C83" w:rsidRDefault="00C64C83" w:rsidP="0044167C">
      <w:pPr>
        <w:pStyle w:val="NormalIndent"/>
      </w:pPr>
    </w:p>
    <w:p w14:paraId="01A5D163" w14:textId="57351D09" w:rsidR="00C64C83" w:rsidRPr="008F5155" w:rsidRDefault="008E18CA"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fab</m:t>
              </m:r>
            </m:sub>
          </m:sSub>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D</m:t>
              </m:r>
            </m:den>
          </m:f>
        </m:oMath>
      </m:oMathPara>
    </w:p>
    <w:p w14:paraId="6A8C1DDC" w14:textId="77777777" w:rsidR="008F5155" w:rsidRPr="00CD66BB" w:rsidRDefault="008F5155" w:rsidP="0044167C">
      <w:pPr>
        <w:pStyle w:val="NormalIndent"/>
      </w:pPr>
    </w:p>
    <w:p w14:paraId="2BA7D8E2" w14:textId="3F6B7C5D" w:rsidR="00CD66BB" w:rsidRPr="00C64C83" w:rsidRDefault="008E18CA" w:rsidP="0044167C">
      <w:pPr>
        <w:pStyle w:val="NormalIndent"/>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m:t>
                  </m:r>
                </m:sub>
              </m:sSub>
            </m:num>
            <m:den>
              <m:r>
                <w:rPr>
                  <w:rFonts w:ascii="Cambria Math" w:hAnsi="Cambria Math"/>
                </w:rPr>
                <m:t>D</m:t>
              </m:r>
            </m:den>
          </m:f>
        </m:oMath>
      </m:oMathPara>
    </w:p>
    <w:p w14:paraId="12A096CA" w14:textId="77777777" w:rsidR="00C64C83" w:rsidRPr="00C64C83" w:rsidRDefault="00C64C83" w:rsidP="0044167C">
      <w:pPr>
        <w:pStyle w:val="NormalIndent"/>
      </w:pPr>
    </w:p>
    <w:p w14:paraId="0A2D99A7" w14:textId="60A1AF79" w:rsidR="0044167C" w:rsidRDefault="0044167C" w:rsidP="0044167C">
      <w:pPr>
        <w:pStyle w:val="NormalIndent"/>
      </w:pPr>
      <w:r>
        <w:t>The local pressure is the internal pressure at a specific point based on the reference pressure adjusted for the fluid column weight due to the difference in elevation. It can be expressed as:</w:t>
      </w:r>
    </w:p>
    <w:p w14:paraId="35D59730" w14:textId="07B45695" w:rsidR="0044167C" w:rsidRPr="00AD2BE5" w:rsidRDefault="008E18CA"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inc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cont</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oMath>
      </m:oMathPara>
    </w:p>
    <w:p w14:paraId="294EDAD3" w14:textId="77777777" w:rsidR="00AD2BE5" w:rsidRPr="0030578D" w:rsidRDefault="00AD2BE5" w:rsidP="0044167C">
      <w:pPr>
        <w:pStyle w:val="NormalIndent"/>
      </w:pPr>
    </w:p>
    <w:p w14:paraId="2C6A417C" w14:textId="51FAC725" w:rsidR="0030578D" w:rsidRPr="00AD2BE5" w:rsidRDefault="008E18CA"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lt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.g.(</m:t>
          </m:r>
          <m:sSub>
            <m:sSubPr>
              <m:ctrlPr>
                <w:rPr>
                  <w:rFonts w:ascii="Cambria Math" w:hAnsi="Cambria Math"/>
                  <w:i/>
                </w:rPr>
              </m:ctrlPr>
            </m:sSubPr>
            <m:e>
              <m:r>
                <w:rPr>
                  <w:rFonts w:ascii="Cambria Math" w:hAnsi="Cambria Math"/>
                </w:rPr>
                <m:t>h</m:t>
              </m:r>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oMath>
      </m:oMathPara>
    </w:p>
    <w:p w14:paraId="05884021" w14:textId="77777777" w:rsidR="00AD2BE5" w:rsidRPr="00AD2BE5" w:rsidRDefault="00AD2BE5" w:rsidP="0044167C">
      <w:pPr>
        <w:pStyle w:val="NormalIndent"/>
      </w:pPr>
    </w:p>
    <w:p w14:paraId="512DA0AD" w14:textId="68AAFEA5" w:rsidR="00AD2BE5" w:rsidRPr="00AD2BE5" w:rsidRDefault="008E18CA" w:rsidP="0044167C">
      <w:pPr>
        <w:pStyle w:val="NormalIndent"/>
      </w:pPr>
      <m:oMathPara>
        <m:oMath>
          <m:sSub>
            <m:sSubPr>
              <m:ctrlPr>
                <w:rPr>
                  <w:rFonts w:ascii="Cambria Math" w:hAnsi="Cambria Math"/>
                  <w:i/>
                </w:rPr>
              </m:ctrlPr>
            </m:sSubPr>
            <m:e>
              <m:r>
                <w:rPr>
                  <w:rFonts w:ascii="Cambria Math" w:hAnsi="Cambria Math"/>
                </w:rPr>
                <m:t>p</m:t>
              </m:r>
            </m:e>
            <m:sub>
              <m:r>
                <w:rPr>
                  <w:rFonts w:ascii="Cambria Math" w:hAnsi="Cambria Math"/>
                </w:rPr>
                <m:t>inc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inc</m:t>
              </m:r>
            </m:sub>
          </m:sSub>
        </m:oMath>
      </m:oMathPara>
    </w:p>
    <w:p w14:paraId="24D4DBBF" w14:textId="77777777" w:rsidR="00AD2BE5" w:rsidRDefault="00AD2BE5" w:rsidP="00AD2BE5">
      <w:pPr>
        <w:pStyle w:val="NormalIndent"/>
      </w:pPr>
      <w:r>
        <w:t>where</w:t>
      </w:r>
    </w:p>
    <w:p w14:paraId="14FEEEAE" w14:textId="1CF9AF98" w:rsidR="00AD2BE5" w:rsidRDefault="00AD2BE5" w:rsidP="00AD2BE5">
      <w:pPr>
        <w:pStyle w:val="NormalIndent"/>
      </w:pPr>
      <w:r>
        <w:t>p</w:t>
      </w:r>
      <w:r w:rsidRPr="00AD2BE5">
        <w:rPr>
          <w:vertAlign w:val="subscript"/>
        </w:rPr>
        <w:t>li</w:t>
      </w:r>
      <w:r>
        <w:t xml:space="preserve"> </w:t>
      </w:r>
      <w:r>
        <w:tab/>
        <w:t>is the local incidental pressure</w:t>
      </w:r>
    </w:p>
    <w:p w14:paraId="131736D8" w14:textId="31D22E5D" w:rsidR="00AD2BE5" w:rsidRDefault="00AD2BE5" w:rsidP="00AD2BE5">
      <w:pPr>
        <w:pStyle w:val="NormalIndent"/>
      </w:pPr>
      <w:r>
        <w:t>p</w:t>
      </w:r>
      <w:r w:rsidRPr="00AD2BE5">
        <w:rPr>
          <w:vertAlign w:val="subscript"/>
        </w:rPr>
        <w:t>inc</w:t>
      </w:r>
      <w:r>
        <w:t xml:space="preserve"> </w:t>
      </w:r>
      <w:r>
        <w:tab/>
        <w:t>is the incidental reference pressure at the reference elevation</w:t>
      </w:r>
    </w:p>
    <w:p w14:paraId="7C9FC7B2" w14:textId="67497EF3" w:rsidR="00AD2BE5" w:rsidRDefault="00AD2BE5" w:rsidP="00AD2BE5">
      <w:pPr>
        <w:pStyle w:val="NormalIndent"/>
      </w:pPr>
      <w:r>
        <w:t>ρ</w:t>
      </w:r>
      <w:r w:rsidRPr="00AD2BE5">
        <w:rPr>
          <w:vertAlign w:val="subscript"/>
        </w:rPr>
        <w:t>cont</w:t>
      </w:r>
      <w:r>
        <w:t xml:space="preserve"> </w:t>
      </w:r>
      <w:r>
        <w:tab/>
        <w:t>is the density of the relevant content of the pipeline</w:t>
      </w:r>
    </w:p>
    <w:p w14:paraId="18BCDF98" w14:textId="09980FF7" w:rsidR="00AD2BE5" w:rsidRDefault="00AD2BE5" w:rsidP="00AD2BE5">
      <w:pPr>
        <w:pStyle w:val="NormalIndent"/>
      </w:pPr>
      <w:r>
        <w:t xml:space="preserve">g </w:t>
      </w:r>
      <w:r>
        <w:tab/>
        <w:t>is the gravity</w:t>
      </w:r>
    </w:p>
    <w:p w14:paraId="20DA7B4D" w14:textId="29A9287C" w:rsidR="00AD2BE5" w:rsidRDefault="00AD2BE5" w:rsidP="00AD2BE5">
      <w:pPr>
        <w:pStyle w:val="NormalIndent"/>
      </w:pPr>
      <w:r>
        <w:t>h</w:t>
      </w:r>
      <w:r w:rsidRPr="00AD2BE5">
        <w:rPr>
          <w:vertAlign w:val="subscript"/>
        </w:rPr>
        <w:t>ref</w:t>
      </w:r>
      <w:r>
        <w:t xml:space="preserve"> </w:t>
      </w:r>
      <w:r>
        <w:tab/>
        <w:t>is the elevation of the reference point (positive upwards)</w:t>
      </w:r>
    </w:p>
    <w:p w14:paraId="78B8EB79" w14:textId="5982E7E6" w:rsidR="00AD2BE5" w:rsidRDefault="00AD2BE5" w:rsidP="00AD2BE5">
      <w:pPr>
        <w:pStyle w:val="NormalIndent"/>
      </w:pPr>
      <w:r>
        <w:t>h</w:t>
      </w:r>
      <w:r w:rsidRPr="00AD2BE5">
        <w:rPr>
          <w:vertAlign w:val="subscript"/>
        </w:rPr>
        <w:t>l</w:t>
      </w:r>
      <w:r>
        <w:t xml:space="preserve"> </w:t>
      </w:r>
      <w:r>
        <w:tab/>
        <w:t>is the elevation of the local pressure point (positive upwards)</w:t>
      </w:r>
    </w:p>
    <w:p w14:paraId="692E6B21" w14:textId="0E074E01" w:rsidR="00AD2BE5" w:rsidRDefault="00AD2BE5" w:rsidP="00AD2BE5">
      <w:pPr>
        <w:pStyle w:val="NormalIndent"/>
      </w:pPr>
      <w:r>
        <w:t>p</w:t>
      </w:r>
      <w:r w:rsidRPr="00AD2BE5">
        <w:rPr>
          <w:vertAlign w:val="subscript"/>
        </w:rPr>
        <w:t>lt</w:t>
      </w:r>
      <w:r>
        <w:t xml:space="preserve"> </w:t>
      </w:r>
      <w:r>
        <w:tab/>
        <w:t>is the local system test pressure</w:t>
      </w:r>
    </w:p>
    <w:p w14:paraId="34D0B9AA" w14:textId="494841F9" w:rsidR="00AD2BE5" w:rsidRDefault="00AD2BE5" w:rsidP="00AD2BE5">
      <w:pPr>
        <w:pStyle w:val="NormalIndent"/>
      </w:pPr>
      <w:r>
        <w:t>p</w:t>
      </w:r>
      <w:r w:rsidRPr="00AD2BE5">
        <w:rPr>
          <w:vertAlign w:val="subscript"/>
        </w:rPr>
        <w:t>t</w:t>
      </w:r>
      <w:r>
        <w:t xml:space="preserve"> </w:t>
      </w:r>
      <w:r>
        <w:tab/>
        <w:t>is the system test reference pressure at the reference elevation</w:t>
      </w:r>
    </w:p>
    <w:p w14:paraId="3E6B17AE" w14:textId="4A4EF3F2" w:rsidR="00AD2BE5" w:rsidRDefault="00AD2BE5" w:rsidP="00AD2BE5">
      <w:pPr>
        <w:pStyle w:val="NormalIndent"/>
      </w:pPr>
      <w:r>
        <w:t>ρ</w:t>
      </w:r>
      <w:r w:rsidRPr="00AD2BE5">
        <w:rPr>
          <w:vertAlign w:val="subscript"/>
        </w:rPr>
        <w:t>t</w:t>
      </w:r>
      <w:r>
        <w:t xml:space="preserve"> </w:t>
      </w:r>
      <w:r>
        <w:tab/>
        <w:t>is the density of the relevant test medium of the pipeline</w:t>
      </w:r>
    </w:p>
    <w:p w14:paraId="2D7839E4" w14:textId="51F15564" w:rsidR="00AD2BE5" w:rsidRDefault="00AD2BE5" w:rsidP="00AD2BE5">
      <w:pPr>
        <w:pStyle w:val="NormalIndent"/>
      </w:pPr>
      <w:r>
        <w:t>p</w:t>
      </w:r>
      <w:r w:rsidRPr="00AD2BE5">
        <w:rPr>
          <w:vertAlign w:val="subscript"/>
        </w:rPr>
        <w:t>d</w:t>
      </w:r>
      <w:r>
        <w:t xml:space="preserve"> </w:t>
      </w:r>
      <w:r>
        <w:tab/>
        <w:t>is the design pressure at the pressure reference elevation</w:t>
      </w:r>
    </w:p>
    <w:p w14:paraId="02F7DE81" w14:textId="3265CC4C" w:rsidR="00AD2BE5" w:rsidRDefault="00AD2BE5" w:rsidP="00AD2BE5">
      <w:pPr>
        <w:pStyle w:val="NormalIndent"/>
      </w:pPr>
      <w:r>
        <w:t>γ</w:t>
      </w:r>
      <w:r w:rsidRPr="00AD2BE5">
        <w:rPr>
          <w:vertAlign w:val="subscript"/>
        </w:rPr>
        <w:t>inc</w:t>
      </w:r>
      <w:r>
        <w:t xml:space="preserve"> </w:t>
      </w:r>
      <w:r>
        <w:tab/>
        <w:t>is the incidental to design pressure ratio</w:t>
      </w:r>
    </w:p>
    <w:p w14:paraId="00431264" w14:textId="77777777" w:rsidR="009D55A9" w:rsidRDefault="009D55A9" w:rsidP="009D55A9">
      <w:pPr>
        <w:pStyle w:val="NormalIndent"/>
      </w:pPr>
    </w:p>
    <w:p w14:paraId="1BC2D01B" w14:textId="765A4D91" w:rsidR="00961224" w:rsidRDefault="00961224" w:rsidP="009D55A9">
      <w:pPr>
        <w:pStyle w:val="NormalIndent"/>
      </w:pPr>
      <w:r>
        <w:rPr>
          <w:noProof/>
          <w:lang w:val="en-IN" w:eastAsia="en-IN"/>
        </w:rPr>
        <w:lastRenderedPageBreak/>
        <w:drawing>
          <wp:inline distT="0" distB="0" distL="0" distR="0" wp14:anchorId="192BBC19" wp14:editId="3234552B">
            <wp:extent cx="6327140" cy="463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327140" cy="4636135"/>
                    </a:xfrm>
                    <a:prstGeom prst="rect">
                      <a:avLst/>
                    </a:prstGeom>
                  </pic:spPr>
                </pic:pic>
              </a:graphicData>
            </a:graphic>
          </wp:inline>
        </w:drawing>
      </w:r>
    </w:p>
    <w:p w14:paraId="1CB430BC" w14:textId="1FC45AB0" w:rsidR="00961224" w:rsidRDefault="00961224" w:rsidP="00961224">
      <w:pPr>
        <w:pStyle w:val="Caption"/>
      </w:pPr>
      <w:r>
        <w:t xml:space="preserve">Figure </w:t>
      </w:r>
      <w:r w:rsidR="00706821">
        <w:fldChar w:fldCharType="begin"/>
      </w:r>
      <w:r w:rsidR="00706821">
        <w:instrText xml:space="preserve"> STYLEREF 1 \s </w:instrText>
      </w:r>
      <w:r w:rsidR="00706821">
        <w:fldChar w:fldCharType="separate"/>
      </w:r>
      <w:r w:rsidR="00706821">
        <w:rPr>
          <w:noProof/>
        </w:rPr>
        <w:t>9</w:t>
      </w:r>
      <w:r w:rsidR="00706821">
        <w:fldChar w:fldCharType="end"/>
      </w:r>
      <w:r w:rsidR="00706821">
        <w:noBreakHyphen/>
      </w:r>
      <w:r w:rsidR="00706821">
        <w:fldChar w:fldCharType="begin"/>
      </w:r>
      <w:r w:rsidR="00706821">
        <w:instrText xml:space="preserve"> SEQ Figure \* ARABIC \s 1 </w:instrText>
      </w:r>
      <w:r w:rsidR="00706821">
        <w:fldChar w:fldCharType="separate"/>
      </w:r>
      <w:r w:rsidR="00706821">
        <w:rPr>
          <w:noProof/>
        </w:rPr>
        <w:t>2</w:t>
      </w:r>
      <w:r w:rsidR="00706821">
        <w:fldChar w:fldCharType="end"/>
      </w:r>
      <w:r>
        <w:t xml:space="preserve"> </w:t>
      </w:r>
      <w:r w:rsidRPr="00961224">
        <w:t>Determination of characteristic environmental load</w:t>
      </w:r>
    </w:p>
    <w:p w14:paraId="153D2332" w14:textId="77777777" w:rsidR="00EE0900" w:rsidRDefault="00EE0900" w:rsidP="00EE0900">
      <w:pPr>
        <w:pStyle w:val="NormalIndent"/>
      </w:pPr>
    </w:p>
    <w:p w14:paraId="657BF3BA" w14:textId="77777777" w:rsidR="00EE0900" w:rsidRPr="00EE0900" w:rsidRDefault="00EE0900" w:rsidP="00EE0900">
      <w:pPr>
        <w:pStyle w:val="NormalIndent"/>
      </w:pPr>
    </w:p>
    <w:p w14:paraId="2BA9CB15" w14:textId="6AC480F8" w:rsidR="00961224" w:rsidRDefault="00961224" w:rsidP="00961224">
      <w:pPr>
        <w:pStyle w:val="NormalIndent"/>
      </w:pPr>
      <w:r>
        <w:rPr>
          <w:noProof/>
          <w:lang w:val="en-IN" w:eastAsia="en-IN"/>
        </w:rPr>
        <w:drawing>
          <wp:inline distT="0" distB="0" distL="0" distR="0" wp14:anchorId="2501D418" wp14:editId="6F5DDE48">
            <wp:extent cx="6327140" cy="210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27140" cy="2101850"/>
                    </a:xfrm>
                    <a:prstGeom prst="rect">
                      <a:avLst/>
                    </a:prstGeom>
                  </pic:spPr>
                </pic:pic>
              </a:graphicData>
            </a:graphic>
          </wp:inline>
        </w:drawing>
      </w:r>
    </w:p>
    <w:p w14:paraId="7F2564D1" w14:textId="77777777" w:rsidR="00961224" w:rsidRDefault="00961224" w:rsidP="00961224">
      <w:pPr>
        <w:pStyle w:val="NormalIndent"/>
      </w:pPr>
    </w:p>
    <w:p w14:paraId="1B139B88" w14:textId="703004F2" w:rsidR="00D30DDD" w:rsidRDefault="00D30DDD" w:rsidP="00961224">
      <w:pPr>
        <w:pStyle w:val="NormalIndent"/>
      </w:pPr>
      <w:r>
        <w:rPr>
          <w:noProof/>
          <w:lang w:val="en-IN" w:eastAsia="en-IN"/>
        </w:rPr>
        <w:lastRenderedPageBreak/>
        <w:drawing>
          <wp:inline distT="0" distB="0" distL="0" distR="0" wp14:anchorId="36E76202" wp14:editId="6CDE8B83">
            <wp:extent cx="6327140" cy="261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27140" cy="2611755"/>
                    </a:xfrm>
                    <a:prstGeom prst="rect">
                      <a:avLst/>
                    </a:prstGeom>
                  </pic:spPr>
                </pic:pic>
              </a:graphicData>
            </a:graphic>
          </wp:inline>
        </w:drawing>
      </w:r>
    </w:p>
    <w:p w14:paraId="309B1C13" w14:textId="77777777" w:rsidR="00D30DDD" w:rsidRPr="00961224" w:rsidRDefault="00D30DDD" w:rsidP="00961224">
      <w:pPr>
        <w:pStyle w:val="NormalIndent"/>
      </w:pPr>
    </w:p>
    <w:p w14:paraId="18BDD1D1" w14:textId="77777777" w:rsidR="006D1D80" w:rsidRPr="006D1D80" w:rsidRDefault="006D1D80" w:rsidP="006D1D80">
      <w:pPr>
        <w:pStyle w:val="NormalIndent"/>
      </w:pPr>
    </w:p>
    <w:p w14:paraId="56FB4E60" w14:textId="002046A2" w:rsidR="0020500B" w:rsidRDefault="006D1D80" w:rsidP="0008026A">
      <w:pPr>
        <w:pStyle w:val="Heading1"/>
      </w:pPr>
      <w:bookmarkStart w:id="33" w:name="_Toc524525625"/>
      <w:r w:rsidRPr="006D1D80">
        <w:t>DNV-OS-F201 (Dynamic risers)</w:t>
      </w:r>
      <w:bookmarkEnd w:id="33"/>
    </w:p>
    <w:p w14:paraId="2F0CD7DC" w14:textId="0D0A93EB" w:rsidR="0018462A" w:rsidRDefault="0018462A" w:rsidP="0018462A">
      <w:pPr>
        <w:pStyle w:val="Heading3"/>
      </w:pPr>
      <w:bookmarkStart w:id="34" w:name="_Toc524525626"/>
      <w:r w:rsidRPr="0018462A">
        <w:t>Geometrical Parameters</w:t>
      </w:r>
      <w:bookmarkEnd w:id="34"/>
    </w:p>
    <w:p w14:paraId="1CA7B0C3" w14:textId="77777777" w:rsidR="00B5071C" w:rsidRDefault="00B5071C" w:rsidP="00B5071C">
      <w:pPr>
        <w:pStyle w:val="NormalIndent"/>
      </w:pPr>
      <w:r w:rsidRPr="00B5071C">
        <w:t>For burst and c</w:t>
      </w:r>
      <w:r>
        <w:t>ollapse pressure design checks the resistance shall be calculated based on</w:t>
      </w:r>
    </w:p>
    <w:p w14:paraId="2F70C8F6" w14:textId="6A1504A3" w:rsidR="0018462A" w:rsidRPr="0018462A" w:rsidRDefault="00B5071C" w:rsidP="00B5071C">
      <w:pPr>
        <w:pStyle w:val="NormalIndent"/>
      </w:pPr>
      <w:r>
        <w:t>Wall thickness as follows.</w:t>
      </w:r>
    </w:p>
    <w:p w14:paraId="341AE21F" w14:textId="6311363A" w:rsidR="0018462A" w:rsidRPr="0018462A" w:rsidRDefault="0018462A" w:rsidP="0018462A">
      <w:pPr>
        <w:pStyle w:val="NormalIndent"/>
      </w:pPr>
      <w:r>
        <w:rPr>
          <w:noProof/>
          <w:lang w:val="en-IN" w:eastAsia="en-IN"/>
        </w:rPr>
        <w:drawing>
          <wp:inline distT="0" distB="0" distL="0" distR="0" wp14:anchorId="4C5FFFE3" wp14:editId="074823ED">
            <wp:extent cx="4229100" cy="2609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229100" cy="2609850"/>
                    </a:xfrm>
                    <a:prstGeom prst="rect">
                      <a:avLst/>
                    </a:prstGeom>
                  </pic:spPr>
                </pic:pic>
              </a:graphicData>
            </a:graphic>
          </wp:inline>
        </w:drawing>
      </w:r>
    </w:p>
    <w:p w14:paraId="098F305F" w14:textId="2F2FC687" w:rsidR="00640ACD" w:rsidRDefault="007975BA" w:rsidP="007975BA">
      <w:pPr>
        <w:pStyle w:val="Heading3"/>
      </w:pPr>
      <w:bookmarkStart w:id="35" w:name="_Toc524525627"/>
      <w:r w:rsidRPr="007975BA">
        <w:t>Design Load Effects</w:t>
      </w:r>
      <w:bookmarkEnd w:id="35"/>
    </w:p>
    <w:p w14:paraId="749F6A6D" w14:textId="0D711B81" w:rsidR="007975BA" w:rsidRDefault="007975BA" w:rsidP="007975BA">
      <w:pPr>
        <w:pStyle w:val="NormalIndent"/>
      </w:pPr>
      <w:r>
        <w:t>Design load effects are obtained by multiplying the load effect of each category by their corresponding load effect factor. Specific examples are given below for bending moment and effective tension.</w:t>
      </w:r>
    </w:p>
    <w:p w14:paraId="1C026705" w14:textId="77777777" w:rsidR="00246280" w:rsidRDefault="00246280" w:rsidP="007975BA">
      <w:pPr>
        <w:pStyle w:val="NormalIndent"/>
      </w:pPr>
    </w:p>
    <w:p w14:paraId="2336FBAB" w14:textId="5128A7E1" w:rsidR="00246280" w:rsidRDefault="00246280" w:rsidP="00246280">
      <w:pPr>
        <w:pStyle w:val="NormalIndent"/>
      </w:pPr>
      <w:r>
        <w:t>Design bending moment for functional and environmental induced load effects:</w:t>
      </w:r>
    </w:p>
    <w:p w14:paraId="6AD7F435" w14:textId="34EE17C7" w:rsidR="007975BA" w:rsidRPr="00341015" w:rsidRDefault="008E18CA" w:rsidP="007975BA">
      <w:pPr>
        <w:pStyle w:val="NormalIndent"/>
      </w:pPr>
      <m:oMathPara>
        <m:oMath>
          <m:sSub>
            <m:sSubPr>
              <m:ctrlPr>
                <w:rPr>
                  <w:rFonts w:ascii="Cambria Math" w:hAnsi="Cambria Math"/>
                  <w:i/>
                </w:rPr>
              </m:ctrlPr>
            </m:sSubPr>
            <m:e>
              <m:r>
                <w:rPr>
                  <w:rFonts w:ascii="Cambria Math" w:hAnsi="Cambria Math"/>
                </w:rPr>
                <m:t>M</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oMath>
      </m:oMathPara>
    </w:p>
    <w:p w14:paraId="1688A7E5" w14:textId="7905E7A3" w:rsidR="00341015" w:rsidRDefault="00341015" w:rsidP="00341015">
      <w:pPr>
        <w:pStyle w:val="NormalIndent"/>
      </w:pPr>
      <w:r>
        <w:t>Where:</w:t>
      </w:r>
    </w:p>
    <w:p w14:paraId="11E85FE6" w14:textId="77777777" w:rsidR="00341015" w:rsidRDefault="00341015" w:rsidP="00341015">
      <w:pPr>
        <w:pStyle w:val="NormalIndent"/>
      </w:pPr>
    </w:p>
    <w:p w14:paraId="139DA900" w14:textId="77777777" w:rsidR="00341015" w:rsidRDefault="00341015" w:rsidP="00341015">
      <w:pPr>
        <w:pStyle w:val="NormalIndent"/>
      </w:pPr>
      <w:r>
        <w:t>M</w:t>
      </w:r>
      <w:r w:rsidRPr="00341015">
        <w:rPr>
          <w:vertAlign w:val="subscript"/>
        </w:rPr>
        <w:t>F</w:t>
      </w:r>
      <w:r>
        <w:t xml:space="preserve"> = Bending moment from functional loads</w:t>
      </w:r>
    </w:p>
    <w:p w14:paraId="2269304E" w14:textId="77777777" w:rsidR="00341015" w:rsidRDefault="00341015" w:rsidP="00341015">
      <w:pPr>
        <w:pStyle w:val="NormalIndent"/>
      </w:pPr>
      <w:r>
        <w:t>M</w:t>
      </w:r>
      <w:r w:rsidRPr="00341015">
        <w:rPr>
          <w:vertAlign w:val="subscript"/>
        </w:rPr>
        <w:t>E</w:t>
      </w:r>
      <w:r>
        <w:t xml:space="preserve"> = Bending moment from environmental loads</w:t>
      </w:r>
    </w:p>
    <w:p w14:paraId="2D12F6B9" w14:textId="386EE8DE" w:rsidR="00341015" w:rsidRDefault="00341015" w:rsidP="00341015">
      <w:pPr>
        <w:pStyle w:val="NormalIndent"/>
      </w:pPr>
      <w:r>
        <w:t>M</w:t>
      </w:r>
      <w:r w:rsidRPr="00341015">
        <w:rPr>
          <w:vertAlign w:val="subscript"/>
        </w:rPr>
        <w:t>A</w:t>
      </w:r>
      <w:r>
        <w:t xml:space="preserve"> = Bending moment from accidental loads</w:t>
      </w:r>
    </w:p>
    <w:p w14:paraId="3B567997" w14:textId="2C79A88E" w:rsidR="00246280" w:rsidRDefault="00246280" w:rsidP="00246280">
      <w:pPr>
        <w:pStyle w:val="NormalIndent"/>
      </w:pPr>
      <w:r>
        <w:t>Design effective tension for functional and environmental induced load effects:</w:t>
      </w:r>
    </w:p>
    <w:p w14:paraId="5244229B" w14:textId="723C6504" w:rsidR="00246280" w:rsidRDefault="008E18CA" w:rsidP="00246280">
      <w:pPr>
        <w:pStyle w:val="NormalIndent"/>
      </w:pPr>
      <m:oMathPara>
        <m:oMath>
          <m:sSub>
            <m:sSubPr>
              <m:ctrlPr>
                <w:rPr>
                  <w:rFonts w:ascii="Cambria Math" w:hAnsi="Cambria Math"/>
                  <w:i/>
                </w:rPr>
              </m:ctrlPr>
            </m:sSubPr>
            <m:e>
              <m:r>
                <w:rPr>
                  <w:rFonts w:ascii="Cambria Math" w:hAnsi="Cambria Math"/>
                </w:rPr>
                <m:t>T</m:t>
              </m:r>
            </m:e>
            <m:sub>
              <m:r>
                <w:rPr>
                  <w:rFonts w:ascii="Cambria Math" w:hAnsi="Cambria Math"/>
                </w:rPr>
                <m:t>ed</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eF</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eE</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eA</m:t>
              </m:r>
            </m:sub>
          </m:sSub>
        </m:oMath>
      </m:oMathPara>
    </w:p>
    <w:p w14:paraId="1AF0780A" w14:textId="77777777" w:rsidR="00246280" w:rsidRDefault="00246280" w:rsidP="00246280">
      <w:pPr>
        <w:pStyle w:val="NormalIndent"/>
      </w:pPr>
    </w:p>
    <w:p w14:paraId="1667252E" w14:textId="60CFE44E" w:rsidR="00246280" w:rsidRDefault="00246280" w:rsidP="00246280">
      <w:pPr>
        <w:pStyle w:val="NormalIndent"/>
      </w:pPr>
      <w:r w:rsidRPr="00246280">
        <w:t>Where</w:t>
      </w:r>
    </w:p>
    <w:p w14:paraId="2D207CD8" w14:textId="77777777" w:rsidR="00CD5E59" w:rsidRDefault="00CD5E59" w:rsidP="00CD5E59">
      <w:pPr>
        <w:pStyle w:val="NormalIndent"/>
      </w:pPr>
      <w:r>
        <w:t>T</w:t>
      </w:r>
      <w:r w:rsidRPr="00CD5E59">
        <w:rPr>
          <w:vertAlign w:val="subscript"/>
        </w:rPr>
        <w:t>eF</w:t>
      </w:r>
      <w:r>
        <w:t xml:space="preserve"> = Effective tension from functional loads</w:t>
      </w:r>
    </w:p>
    <w:p w14:paraId="526223A3" w14:textId="77777777" w:rsidR="00CD5E59" w:rsidRDefault="00CD5E59" w:rsidP="00CD5E59">
      <w:pPr>
        <w:pStyle w:val="NormalIndent"/>
      </w:pPr>
      <w:r>
        <w:t>T</w:t>
      </w:r>
      <w:r w:rsidRPr="00CD5E59">
        <w:rPr>
          <w:vertAlign w:val="subscript"/>
        </w:rPr>
        <w:t>eE</w:t>
      </w:r>
      <w:r>
        <w:t xml:space="preserve"> = Effective tension from environmental loads</w:t>
      </w:r>
    </w:p>
    <w:p w14:paraId="163AB441" w14:textId="19FE14C3" w:rsidR="00246280" w:rsidRDefault="00CD5E59" w:rsidP="00CD5E59">
      <w:pPr>
        <w:pStyle w:val="NormalIndent"/>
      </w:pPr>
      <w:r>
        <w:t>T</w:t>
      </w:r>
      <w:r w:rsidRPr="00CD5E59">
        <w:rPr>
          <w:vertAlign w:val="subscript"/>
        </w:rPr>
        <w:t>eA</w:t>
      </w:r>
      <w:r>
        <w:t xml:space="preserve"> = Effective tension from accidental loads</w:t>
      </w:r>
    </w:p>
    <w:p w14:paraId="436F2992" w14:textId="77777777" w:rsidR="00CD5E59" w:rsidRDefault="00CD5E59" w:rsidP="00CD5E59">
      <w:pPr>
        <w:pStyle w:val="NormalIndent"/>
      </w:pPr>
    </w:p>
    <w:p w14:paraId="1A9AB0BD" w14:textId="64B1D8AD" w:rsidR="00CD5E59" w:rsidRDefault="00CD5E59" w:rsidP="00CD5E59">
      <w:pPr>
        <w:pStyle w:val="NormalIndent"/>
      </w:pPr>
      <w:r w:rsidRPr="00CD5E59">
        <w:t>The effective tension, Te is given by</w:t>
      </w:r>
    </w:p>
    <w:p w14:paraId="6892CE8C" w14:textId="77777777" w:rsidR="00CD5E59" w:rsidRDefault="00CD5E59" w:rsidP="00CD5E59">
      <w:pPr>
        <w:pStyle w:val="NormalIndent"/>
      </w:pPr>
    </w:p>
    <w:p w14:paraId="630AB2B7" w14:textId="53C33A06" w:rsidR="00CD5E59" w:rsidRPr="00C6608F" w:rsidRDefault="008E18CA" w:rsidP="00CD5E59">
      <w:pPr>
        <w:pStyle w:val="NormalIndent"/>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m:t>
              </m:r>
            </m:sub>
          </m:sSub>
        </m:oMath>
      </m:oMathPara>
    </w:p>
    <w:p w14:paraId="1D359261" w14:textId="77777777" w:rsidR="00C6608F" w:rsidRDefault="00C6608F" w:rsidP="00C6608F">
      <w:pPr>
        <w:pStyle w:val="NormalIndent"/>
      </w:pPr>
      <w:r>
        <w:t>Where</w:t>
      </w:r>
    </w:p>
    <w:p w14:paraId="6B528F2E" w14:textId="2DA19990" w:rsidR="00C6608F" w:rsidRDefault="00C6608F" w:rsidP="00C6608F">
      <w:pPr>
        <w:pStyle w:val="NormalIndent"/>
      </w:pPr>
      <w:r>
        <w:t>Tw = True wall tension (i.e. axial stress resultant found by integrating axial stress over the</w:t>
      </w:r>
    </w:p>
    <w:p w14:paraId="594BD511" w14:textId="0C720D18" w:rsidR="00C6608F" w:rsidRDefault="009D55A9" w:rsidP="00C6608F">
      <w:pPr>
        <w:pStyle w:val="NormalIndent"/>
      </w:pPr>
      <w:r>
        <w:tab/>
      </w:r>
      <w:r w:rsidR="00C6608F">
        <w:t>cross-section)</w:t>
      </w:r>
    </w:p>
    <w:p w14:paraId="4D39C2AB" w14:textId="77777777" w:rsidR="00C6608F" w:rsidRDefault="00C6608F" w:rsidP="00C6608F">
      <w:pPr>
        <w:pStyle w:val="NormalIndent"/>
      </w:pPr>
      <w:r>
        <w:t>pi = Internal (local) pressure</w:t>
      </w:r>
    </w:p>
    <w:p w14:paraId="3BEDFDA0" w14:textId="77777777" w:rsidR="00C6608F" w:rsidRDefault="00C6608F" w:rsidP="00C6608F">
      <w:pPr>
        <w:pStyle w:val="NormalIndent"/>
      </w:pPr>
      <w:r>
        <w:t>pe = External (local) pressure</w:t>
      </w:r>
    </w:p>
    <w:p w14:paraId="0395C97B" w14:textId="3427C55B" w:rsidR="00C6608F" w:rsidRDefault="00C6608F" w:rsidP="00C6608F">
      <w:pPr>
        <w:pStyle w:val="NormalIndent"/>
      </w:pPr>
      <w:r>
        <w:t>Ai = Internal cross-sectional area</w:t>
      </w:r>
    </w:p>
    <w:p w14:paraId="0E6D01C0" w14:textId="7C206677" w:rsidR="009D55A9" w:rsidRDefault="009D55A9" w:rsidP="00C6608F">
      <w:pPr>
        <w:pStyle w:val="NormalIndent"/>
      </w:pPr>
      <w:r w:rsidRPr="009D55A9">
        <w:t>Ae = External cross-sectional area</w:t>
      </w:r>
    </w:p>
    <w:p w14:paraId="07145B58" w14:textId="77777777" w:rsidR="00AA170D" w:rsidRDefault="00AA170D" w:rsidP="00C6608F">
      <w:pPr>
        <w:pStyle w:val="NormalIndent"/>
      </w:pPr>
    </w:p>
    <w:p w14:paraId="3300F6F1" w14:textId="098DB700" w:rsidR="00AA170D" w:rsidRDefault="00AA170D" w:rsidP="00AA170D">
      <w:pPr>
        <w:pStyle w:val="Heading3"/>
      </w:pPr>
      <w:bookmarkStart w:id="36" w:name="_Toc524525628"/>
      <w:r w:rsidRPr="00AA170D">
        <w:t>Load Effect Factors</w:t>
      </w:r>
      <w:bookmarkEnd w:id="36"/>
    </w:p>
    <w:p w14:paraId="22AD1762" w14:textId="521561D4" w:rsidR="00AA170D" w:rsidRPr="00AA170D" w:rsidRDefault="00AA170D" w:rsidP="00AA170D">
      <w:pPr>
        <w:pStyle w:val="NormalIndent"/>
      </w:pPr>
      <w:r>
        <w:t>The design load effect is used in the design checks. Several combinations may have to be checked when load effects from several load categories enter one design check. The load effect factors shown in Table</w:t>
      </w:r>
    </w:p>
    <w:p w14:paraId="0BB52A50" w14:textId="1378BC2F" w:rsidR="00AA170D" w:rsidRDefault="00AA170D" w:rsidP="00AA170D">
      <w:pPr>
        <w:pStyle w:val="NormalIndent"/>
      </w:pPr>
      <w:r>
        <w:rPr>
          <w:noProof/>
          <w:lang w:val="en-IN" w:eastAsia="en-IN"/>
        </w:rPr>
        <w:drawing>
          <wp:inline distT="0" distB="0" distL="0" distR="0" wp14:anchorId="69B8E419" wp14:editId="21457CA0">
            <wp:extent cx="4086225" cy="24667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b="21043"/>
                    <a:stretch/>
                  </pic:blipFill>
                  <pic:spPr bwMode="auto">
                    <a:xfrm>
                      <a:off x="0" y="0"/>
                      <a:ext cx="4086225" cy="2466754"/>
                    </a:xfrm>
                    <a:prstGeom prst="rect">
                      <a:avLst/>
                    </a:prstGeom>
                    <a:ln>
                      <a:noFill/>
                    </a:ln>
                    <a:extLst>
                      <a:ext uri="{53640926-AAD7-44D8-BBD7-CCE9431645EC}">
                        <a14:shadowObscured xmlns:a14="http://schemas.microsoft.com/office/drawing/2010/main"/>
                      </a:ext>
                    </a:extLst>
                  </pic:spPr>
                </pic:pic>
              </a:graphicData>
            </a:graphic>
          </wp:inline>
        </w:drawing>
      </w:r>
    </w:p>
    <w:p w14:paraId="1A21AF0A" w14:textId="77777777" w:rsidR="00AA170D" w:rsidRDefault="00AA170D" w:rsidP="00AA170D">
      <w:pPr>
        <w:pStyle w:val="NormalIndent"/>
      </w:pPr>
    </w:p>
    <w:p w14:paraId="01CAC5AB" w14:textId="2A6FF96C" w:rsidR="00AA170D" w:rsidRDefault="00AA170D" w:rsidP="00AA170D">
      <w:pPr>
        <w:pStyle w:val="Heading3"/>
      </w:pPr>
      <w:bookmarkStart w:id="37" w:name="_Toc524525629"/>
      <w:r w:rsidRPr="00AA170D">
        <w:lastRenderedPageBreak/>
        <w:t>Resistance Factors</w:t>
      </w:r>
      <w:bookmarkEnd w:id="37"/>
    </w:p>
    <w:p w14:paraId="410C80DC" w14:textId="3D6651EB" w:rsidR="008D637D" w:rsidRDefault="008D637D" w:rsidP="008E54B0">
      <w:pPr>
        <w:pStyle w:val="NormalIndent"/>
        <w:numPr>
          <w:ilvl w:val="0"/>
          <w:numId w:val="63"/>
        </w:numPr>
      </w:pPr>
      <w:r>
        <w:t>safety class factor γ</w:t>
      </w:r>
      <w:r w:rsidRPr="008D637D">
        <w:rPr>
          <w:vertAlign w:val="subscript"/>
        </w:rPr>
        <w:t>SC</w:t>
      </w:r>
      <w:r>
        <w:t xml:space="preserve"> linked to the actual safety class and accounts for the failure consequence.</w:t>
      </w:r>
    </w:p>
    <w:p w14:paraId="72BC7434" w14:textId="39F1A8C8" w:rsidR="008E54B0" w:rsidRDefault="008D637D" w:rsidP="008E54B0">
      <w:pPr>
        <w:pStyle w:val="NormalIndent"/>
        <w:numPr>
          <w:ilvl w:val="0"/>
          <w:numId w:val="63"/>
        </w:numPr>
      </w:pPr>
      <w:r>
        <w:t xml:space="preserve">material resistance factor </w:t>
      </w:r>
      <w:r w:rsidR="008E54B0">
        <w:t>γ</w:t>
      </w:r>
      <w:r>
        <w:t>m to account for material and resistance uncertainties</w:t>
      </w:r>
      <w:r w:rsidR="008E54B0">
        <w:t>.</w:t>
      </w:r>
    </w:p>
    <w:p w14:paraId="1956E24D" w14:textId="117A3006" w:rsidR="00AA170D" w:rsidRDefault="008E54B0" w:rsidP="008E54B0">
      <w:pPr>
        <w:pStyle w:val="NormalIndent"/>
        <w:numPr>
          <w:ilvl w:val="0"/>
          <w:numId w:val="63"/>
        </w:numPr>
      </w:pPr>
      <w:r>
        <w:t>A</w:t>
      </w:r>
      <w:r w:rsidR="008D637D">
        <w:t xml:space="preserve"> condition factor </w:t>
      </w:r>
      <w:r>
        <w:t>γ</w:t>
      </w:r>
      <w:r w:rsidR="008D637D">
        <w:t>c to account for special conditions specified explicitly at the different limit states where relevant</w:t>
      </w:r>
      <w:r>
        <w:t>.</w:t>
      </w:r>
    </w:p>
    <w:p w14:paraId="06E4C585" w14:textId="77777777" w:rsidR="008E54B0" w:rsidRDefault="008E54B0" w:rsidP="008E54B0">
      <w:pPr>
        <w:pStyle w:val="NormalIndent"/>
        <w:ind w:left="1260"/>
      </w:pPr>
    </w:p>
    <w:p w14:paraId="17910C35" w14:textId="10261C36" w:rsidR="008E54B0" w:rsidRDefault="008E54B0" w:rsidP="008E54B0">
      <w:pPr>
        <w:pStyle w:val="NormalIndent"/>
        <w:ind w:left="1260"/>
      </w:pPr>
      <w:r>
        <w:rPr>
          <w:noProof/>
          <w:lang w:val="en-IN" w:eastAsia="en-IN"/>
        </w:rPr>
        <w:drawing>
          <wp:inline distT="0" distB="0" distL="0" distR="0" wp14:anchorId="16CB7D6C" wp14:editId="445D193F">
            <wp:extent cx="4057650" cy="16097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057650" cy="1609725"/>
                    </a:xfrm>
                    <a:prstGeom prst="rect">
                      <a:avLst/>
                    </a:prstGeom>
                  </pic:spPr>
                </pic:pic>
              </a:graphicData>
            </a:graphic>
          </wp:inline>
        </w:drawing>
      </w:r>
    </w:p>
    <w:p w14:paraId="429E62F3" w14:textId="77777777" w:rsidR="008E54B0" w:rsidRDefault="008E54B0" w:rsidP="008E54B0">
      <w:pPr>
        <w:pStyle w:val="NormalIndent"/>
        <w:ind w:left="1260"/>
      </w:pPr>
    </w:p>
    <w:p w14:paraId="1D68786B" w14:textId="65A58BBB" w:rsidR="008E54B0" w:rsidRDefault="008E54B0" w:rsidP="008E54B0">
      <w:pPr>
        <w:pStyle w:val="Heading2"/>
      </w:pPr>
      <w:bookmarkStart w:id="38" w:name="_Toc524525630"/>
      <w:r>
        <w:t>Bursting</w:t>
      </w:r>
      <w:bookmarkEnd w:id="38"/>
    </w:p>
    <w:p w14:paraId="1AEE5FD3" w14:textId="63807307" w:rsidR="008E54B0" w:rsidRDefault="00612F9A" w:rsidP="00612F9A">
      <w:pPr>
        <w:pStyle w:val="NormalIndent"/>
      </w:pPr>
      <w:r>
        <w:t>Pipe members subjected to net internal overpressure shall be designed to satisfy the following condition at all cross sections.</w:t>
      </w:r>
    </w:p>
    <w:p w14:paraId="2C1CAF5E" w14:textId="77777777" w:rsidR="00612F9A" w:rsidRDefault="00612F9A" w:rsidP="00612F9A">
      <w:pPr>
        <w:pStyle w:val="NormalIndent"/>
      </w:pPr>
    </w:p>
    <w:p w14:paraId="51C9B121" w14:textId="07F87605" w:rsidR="00612F9A" w:rsidRPr="008E54B0" w:rsidRDefault="00612F9A" w:rsidP="00612F9A">
      <w:pPr>
        <w:pStyle w:val="NormalIndent"/>
      </w:pPr>
      <w:r>
        <w:rPr>
          <w:noProof/>
          <w:lang w:val="en-IN" w:eastAsia="en-IN"/>
        </w:rPr>
        <w:drawing>
          <wp:inline distT="0" distB="0" distL="0" distR="0" wp14:anchorId="4DD88901" wp14:editId="07A707D6">
            <wp:extent cx="4238625" cy="29337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38625" cy="2933700"/>
                    </a:xfrm>
                    <a:prstGeom prst="rect">
                      <a:avLst/>
                    </a:prstGeom>
                  </pic:spPr>
                </pic:pic>
              </a:graphicData>
            </a:graphic>
          </wp:inline>
        </w:drawing>
      </w:r>
    </w:p>
    <w:p w14:paraId="2DE45132" w14:textId="03569F55" w:rsidR="00612F9A" w:rsidRDefault="00612F9A" w:rsidP="00612F9A">
      <w:pPr>
        <w:pStyle w:val="NormalIndent"/>
      </w:pPr>
    </w:p>
    <w:p w14:paraId="2D2B444A" w14:textId="1534600B" w:rsidR="00612F9A" w:rsidRDefault="009827F4" w:rsidP="009827F4">
      <w:pPr>
        <w:pStyle w:val="Heading2"/>
      </w:pPr>
      <w:bookmarkStart w:id="39" w:name="_Toc524525631"/>
      <w:r w:rsidRPr="009827F4">
        <w:t>System Hoop Buckling (Collapse)</w:t>
      </w:r>
      <w:bookmarkEnd w:id="39"/>
    </w:p>
    <w:p w14:paraId="682C30BB" w14:textId="406DF39B" w:rsidR="009827F4" w:rsidRDefault="009827F4" w:rsidP="009827F4">
      <w:pPr>
        <w:pStyle w:val="NormalIndent"/>
      </w:pPr>
      <w:r>
        <w:t>Pipe members subjected to external overpressure shall be designed to satisfy the following condition.</w:t>
      </w:r>
    </w:p>
    <w:p w14:paraId="08730AB2" w14:textId="77777777" w:rsidR="009827F4" w:rsidRDefault="009827F4" w:rsidP="009827F4">
      <w:pPr>
        <w:pStyle w:val="NormalIndent"/>
      </w:pPr>
    </w:p>
    <w:p w14:paraId="552749D7" w14:textId="05B6A38C" w:rsidR="009827F4" w:rsidRDefault="009827F4" w:rsidP="009827F4">
      <w:pPr>
        <w:pStyle w:val="NormalIndent"/>
      </w:pPr>
      <w:r>
        <w:rPr>
          <w:noProof/>
          <w:lang w:val="en-IN" w:eastAsia="en-IN"/>
        </w:rPr>
        <w:drawing>
          <wp:inline distT="0" distB="0" distL="0" distR="0" wp14:anchorId="3CA908C6" wp14:editId="77E1B360">
            <wp:extent cx="4181475" cy="3609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81475" cy="3609975"/>
                    </a:xfrm>
                    <a:prstGeom prst="rect">
                      <a:avLst/>
                    </a:prstGeom>
                  </pic:spPr>
                </pic:pic>
              </a:graphicData>
            </a:graphic>
          </wp:inline>
        </w:drawing>
      </w:r>
    </w:p>
    <w:p w14:paraId="3CB769F2" w14:textId="77777777" w:rsidR="0018462A" w:rsidRDefault="0018462A" w:rsidP="009827F4">
      <w:pPr>
        <w:pStyle w:val="NormalIndent"/>
      </w:pPr>
    </w:p>
    <w:p w14:paraId="6368302B" w14:textId="77777777" w:rsidR="0018462A" w:rsidRDefault="0018462A" w:rsidP="009827F4">
      <w:pPr>
        <w:pStyle w:val="NormalIndent"/>
      </w:pPr>
    </w:p>
    <w:p w14:paraId="28AB515A" w14:textId="77777777" w:rsidR="009827F4" w:rsidRPr="009827F4" w:rsidRDefault="009827F4" w:rsidP="009827F4">
      <w:pPr>
        <w:pStyle w:val="NormalIndent"/>
      </w:pPr>
    </w:p>
    <w:p w14:paraId="46E4EA3F" w14:textId="77777777" w:rsidR="0020500B" w:rsidRPr="009B7FAB" w:rsidRDefault="0020500B" w:rsidP="00DD7208">
      <w:pPr>
        <w:pStyle w:val="NormalIndent"/>
      </w:pPr>
    </w:p>
    <w:p w14:paraId="37C8135C" w14:textId="4C1ACF27" w:rsidR="00CC3CA5" w:rsidRDefault="00CC3CA5" w:rsidP="0020500B">
      <w:pPr>
        <w:pStyle w:val="Heading1"/>
      </w:pPr>
      <w:bookmarkStart w:id="40" w:name="_Toc524525632"/>
      <w:r>
        <w:t>I</w:t>
      </w:r>
      <w:r w:rsidR="00982C18">
        <w:t xml:space="preserve">nput </w:t>
      </w:r>
      <w:r>
        <w:t>Data Specification</w:t>
      </w:r>
      <w:bookmarkEnd w:id="40"/>
    </w:p>
    <w:p w14:paraId="119B835F" w14:textId="77777777" w:rsidR="00CC3CA5" w:rsidRDefault="00CC3CA5" w:rsidP="00CC3CA5">
      <w:pPr>
        <w:pStyle w:val="Heading3"/>
      </w:pPr>
      <w:bookmarkStart w:id="41" w:name="_Toc524525633"/>
      <w:r>
        <w:t>Overview</w:t>
      </w:r>
      <w:bookmarkEnd w:id="41"/>
    </w:p>
    <w:p w14:paraId="160B89EA" w14:textId="77777777" w:rsidR="00CC3CA5" w:rsidRDefault="00CC3CA5" w:rsidP="00CC3CA5">
      <w:pPr>
        <w:ind w:left="720"/>
        <w:jc w:val="left"/>
      </w:pPr>
      <w:r>
        <w:t>The input data required for the program is given below:</w:t>
      </w:r>
    </w:p>
    <w:p w14:paraId="2E3B0CFA" w14:textId="77777777" w:rsidR="00CC3CA5" w:rsidRDefault="00CC3CA5" w:rsidP="00CC3CA5">
      <w:pPr>
        <w:ind w:left="720"/>
        <w:jc w:val="left"/>
      </w:pPr>
    </w:p>
    <w:tbl>
      <w:tblPr>
        <w:tblW w:w="10502" w:type="dxa"/>
        <w:tblCellMar>
          <w:left w:w="0" w:type="dxa"/>
          <w:right w:w="0" w:type="dxa"/>
        </w:tblCellMar>
        <w:tblLook w:val="0600" w:firstRow="0" w:lastRow="0" w:firstColumn="0" w:lastColumn="0" w:noHBand="1" w:noVBand="1"/>
      </w:tblPr>
      <w:tblGrid>
        <w:gridCol w:w="3483"/>
        <w:gridCol w:w="1005"/>
        <w:gridCol w:w="1385"/>
        <w:gridCol w:w="3103"/>
        <w:gridCol w:w="1526"/>
      </w:tblGrid>
      <w:tr w:rsidR="00982C18" w:rsidRPr="00982C18" w14:paraId="0DB9BED1"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F1D756"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0DECD4A"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E7681EC" w14:textId="77777777" w:rsidR="00982C18" w:rsidRPr="00982C18" w:rsidRDefault="00982C18" w:rsidP="00982C18">
            <w:pPr>
              <w:jc w:val="left"/>
              <w:rPr>
                <w:lang w:val="en-IN"/>
              </w:rPr>
            </w:pPr>
            <w:r w:rsidRPr="00982C18">
              <w:rPr>
                <w:b/>
                <w:bCs/>
                <w:lang w:val="en-IN"/>
              </w:rPr>
              <w:t>Units</w:t>
            </w:r>
          </w:p>
        </w:tc>
        <w:tc>
          <w:tcPr>
            <w:tcW w:w="4629"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363261C" w14:textId="77777777" w:rsidR="00982C18" w:rsidRPr="00982C18" w:rsidRDefault="00982C18" w:rsidP="00982C18">
            <w:pPr>
              <w:jc w:val="left"/>
              <w:rPr>
                <w:lang w:val="en-IN"/>
              </w:rPr>
            </w:pPr>
            <w:r w:rsidRPr="00982C18">
              <w:rPr>
                <w:lang w:val="en-IN"/>
              </w:rPr>
              <w:t>Internal Pressure </w:t>
            </w:r>
          </w:p>
        </w:tc>
      </w:tr>
      <w:tr w:rsidR="00982C18" w:rsidRPr="00982C18" w14:paraId="253E4A79"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9DA05B5" w14:textId="77777777" w:rsidR="00982C18" w:rsidRPr="00982C18" w:rsidRDefault="00982C18" w:rsidP="00982C18">
            <w:pPr>
              <w:jc w:val="left"/>
              <w:rPr>
                <w:lang w:val="en-IN"/>
              </w:rPr>
            </w:pPr>
            <w:r w:rsidRPr="00982C18">
              <w:rPr>
                <w:b/>
                <w:bCs/>
                <w:lang w:val="en-IN"/>
              </w:rPr>
              <w:t>Geometry</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C19C9EC"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641C0D"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F951D34"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8E1EBE" w14:textId="77777777" w:rsidR="00982C18" w:rsidRPr="00982C18" w:rsidRDefault="00982C18" w:rsidP="00982C18">
            <w:pPr>
              <w:jc w:val="left"/>
              <w:rPr>
                <w:lang w:val="en-IN"/>
              </w:rPr>
            </w:pPr>
            <w:r w:rsidRPr="00982C18">
              <w:rPr>
                <w:lang w:val="en-IN"/>
              </w:rPr>
              <w:t> </w:t>
            </w:r>
          </w:p>
        </w:tc>
      </w:tr>
      <w:tr w:rsidR="00982C18" w:rsidRPr="00982C18" w14:paraId="6E40D3E2"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BBC990" w14:textId="77777777" w:rsidR="00982C18" w:rsidRPr="00982C18" w:rsidRDefault="00982C18" w:rsidP="00982C18">
            <w:pPr>
              <w:jc w:val="left"/>
              <w:rPr>
                <w:lang w:val="en-IN"/>
              </w:rPr>
            </w:pPr>
            <w:r w:rsidRPr="00982C18">
              <w:rPr>
                <w:lang w:val="en-IN"/>
              </w:rPr>
              <w:t>pipeNominalOD</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C308FB2"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E059F90"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C759E9" w14:textId="77777777" w:rsidR="00982C18" w:rsidRPr="00982C18" w:rsidRDefault="00982C18" w:rsidP="00982C18">
            <w:pPr>
              <w:jc w:val="left"/>
              <w:rPr>
                <w:lang w:val="en-IN"/>
              </w:rPr>
            </w:pPr>
            <w:r w:rsidRPr="00982C18">
              <w:rPr>
                <w:lang w:val="en-IN"/>
              </w:rPr>
              <w:t>0.24765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2D13090" w14:textId="77777777" w:rsidR="00982C18" w:rsidRPr="00982C18" w:rsidRDefault="00982C18" w:rsidP="00982C18">
            <w:pPr>
              <w:jc w:val="left"/>
              <w:rPr>
                <w:lang w:val="en-IN"/>
              </w:rPr>
            </w:pPr>
            <w:r w:rsidRPr="00982C18">
              <w:rPr>
                <w:lang w:val="en-IN"/>
              </w:rPr>
              <w:t>0.24765</w:t>
            </w:r>
          </w:p>
        </w:tc>
      </w:tr>
      <w:tr w:rsidR="00982C18" w:rsidRPr="00982C18" w14:paraId="4B716C4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80D818F" w14:textId="77777777" w:rsidR="00982C18" w:rsidRPr="00982C18" w:rsidRDefault="00982C18" w:rsidP="00982C18">
            <w:pPr>
              <w:jc w:val="left"/>
              <w:rPr>
                <w:lang w:val="en-IN"/>
              </w:rPr>
            </w:pPr>
            <w:r w:rsidRPr="00982C18">
              <w:rPr>
                <w:lang w:val="en-IN"/>
              </w:rPr>
              <w:t>pipeNominalWT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930198C"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50FE74"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3E85E1" w14:textId="77777777" w:rsidR="00982C18" w:rsidRPr="00982C18" w:rsidRDefault="00982C18" w:rsidP="00982C18">
            <w:pPr>
              <w:jc w:val="left"/>
              <w:rPr>
                <w:lang w:val="en-IN"/>
              </w:rPr>
            </w:pPr>
            <w:r w:rsidRPr="00982C18">
              <w:rPr>
                <w:lang w:val="en-IN"/>
              </w:rPr>
              <w:t>0.034925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CA2C522" w14:textId="77777777" w:rsidR="00982C18" w:rsidRPr="00982C18" w:rsidRDefault="00982C18" w:rsidP="00982C18">
            <w:pPr>
              <w:jc w:val="left"/>
              <w:rPr>
                <w:lang w:val="en-IN"/>
              </w:rPr>
            </w:pPr>
            <w:r w:rsidRPr="00982C18">
              <w:rPr>
                <w:lang w:val="en-IN"/>
              </w:rPr>
              <w:t>0.034925</w:t>
            </w:r>
          </w:p>
        </w:tc>
      </w:tr>
      <w:tr w:rsidR="00982C18" w:rsidRPr="00982C18" w14:paraId="5A2AD8A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953280C" w14:textId="77777777" w:rsidR="00982C18" w:rsidRPr="00982C18" w:rsidRDefault="00982C18" w:rsidP="00982C18">
            <w:pPr>
              <w:jc w:val="left"/>
              <w:rPr>
                <w:lang w:val="en-IN"/>
              </w:rPr>
            </w:pPr>
            <w:r w:rsidRPr="00982C18">
              <w:rPr>
                <w:lang w:val="en-IN"/>
              </w:rPr>
              <w:t>pipeMinimumWT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3428CD"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A0E3582" w14:textId="77777777" w:rsidR="00982C18" w:rsidRPr="00982C18" w:rsidRDefault="00982C18" w:rsidP="00982C18">
            <w:pPr>
              <w:jc w:val="left"/>
              <w:rPr>
                <w:lang w:val="en-IN"/>
              </w:rPr>
            </w:pPr>
            <w:r w:rsidRPr="00982C18">
              <w:rPr>
                <w:lang w:val="en-IN"/>
              </w:rPr>
              <w:t>m</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27B1CB" w14:textId="77777777" w:rsidR="00982C18" w:rsidRPr="00982C18" w:rsidRDefault="00982C18" w:rsidP="00982C18">
            <w:pPr>
              <w:jc w:val="left"/>
              <w:rPr>
                <w:lang w:val="en-IN"/>
              </w:rPr>
            </w:pPr>
            <w:r w:rsidRPr="00982C18">
              <w:rPr>
                <w:lang w:val="en-IN"/>
              </w:rPr>
              <w:t>0.034925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3DC6C13" w14:textId="77777777" w:rsidR="00982C18" w:rsidRPr="00982C18" w:rsidRDefault="00982C18" w:rsidP="00982C18">
            <w:pPr>
              <w:jc w:val="left"/>
              <w:rPr>
                <w:lang w:val="en-IN"/>
              </w:rPr>
            </w:pPr>
            <w:r w:rsidRPr="00982C18">
              <w:rPr>
                <w:lang w:val="en-IN"/>
              </w:rPr>
              <w:t>0.034925</w:t>
            </w:r>
          </w:p>
        </w:tc>
      </w:tr>
      <w:tr w:rsidR="00982C18" w:rsidRPr="00982C18" w14:paraId="77CB4B3B"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C5C6D9" w14:textId="77777777" w:rsidR="00982C18" w:rsidRPr="00982C18" w:rsidRDefault="00982C18" w:rsidP="00982C18">
            <w:pPr>
              <w:jc w:val="left"/>
              <w:rPr>
                <w:lang w:val="en-IN"/>
              </w:rPr>
            </w:pPr>
            <w:r w:rsidRPr="00982C18">
              <w:rPr>
                <w:lang w:val="en-IN"/>
              </w:rPr>
              <w:t>pipeNominalID</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66A4050"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31E980"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D77BF6" w14:textId="77777777" w:rsidR="00982C18" w:rsidRPr="00982C18" w:rsidRDefault="00982C18" w:rsidP="00982C18">
            <w:pPr>
              <w:jc w:val="left"/>
              <w:rPr>
                <w:lang w:val="en-IN"/>
              </w:rPr>
            </w:pPr>
            <w:r w:rsidRPr="00982C18">
              <w:rPr>
                <w:lang w:val="en-IN"/>
              </w:rPr>
              <w:t>0.1778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3BB6980" w14:textId="77777777" w:rsidR="00982C18" w:rsidRPr="00982C18" w:rsidRDefault="00982C18" w:rsidP="00982C18">
            <w:pPr>
              <w:jc w:val="left"/>
              <w:rPr>
                <w:lang w:val="en-IN"/>
              </w:rPr>
            </w:pPr>
            <w:r w:rsidRPr="00982C18">
              <w:rPr>
                <w:lang w:val="en-IN"/>
              </w:rPr>
              <w:t>0.1778</w:t>
            </w:r>
          </w:p>
        </w:tc>
      </w:tr>
      <w:tr w:rsidR="00982C18" w:rsidRPr="00982C18" w14:paraId="4279008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1220D3"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B822B5F"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BC6CADB"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610A3F"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9D31928" w14:textId="77777777" w:rsidR="00982C18" w:rsidRPr="00982C18" w:rsidRDefault="00982C18" w:rsidP="00982C18">
            <w:pPr>
              <w:jc w:val="left"/>
              <w:rPr>
                <w:lang w:val="en-IN"/>
              </w:rPr>
            </w:pPr>
            <w:r w:rsidRPr="00982C18">
              <w:rPr>
                <w:lang w:val="en-IN"/>
              </w:rPr>
              <w:t> </w:t>
            </w:r>
          </w:p>
        </w:tc>
      </w:tr>
      <w:tr w:rsidR="00982C18" w:rsidRPr="00982C18" w14:paraId="059A999B"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170614" w14:textId="77777777" w:rsidR="00982C18" w:rsidRPr="00982C18" w:rsidRDefault="00982C18" w:rsidP="00982C18">
            <w:pPr>
              <w:jc w:val="left"/>
              <w:rPr>
                <w:lang w:val="en-IN"/>
              </w:rPr>
            </w:pPr>
            <w:r w:rsidRPr="00982C18">
              <w:rPr>
                <w:b/>
                <w:bCs/>
                <w:lang w:val="en-IN"/>
              </w:rPr>
              <w:t>Material Properties</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950F37A"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994A5E"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0C6B0B7"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1766202" w14:textId="77777777" w:rsidR="00982C18" w:rsidRPr="00982C18" w:rsidRDefault="00982C18" w:rsidP="00982C18">
            <w:pPr>
              <w:jc w:val="left"/>
              <w:rPr>
                <w:lang w:val="en-IN"/>
              </w:rPr>
            </w:pPr>
            <w:r w:rsidRPr="00982C18">
              <w:rPr>
                <w:lang w:val="en-IN"/>
              </w:rPr>
              <w:t> </w:t>
            </w:r>
          </w:p>
        </w:tc>
      </w:tr>
      <w:tr w:rsidR="00982C18" w:rsidRPr="00982C18" w14:paraId="0994563E"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7038F9A" w14:textId="77777777" w:rsidR="00982C18" w:rsidRPr="00982C18" w:rsidRDefault="00982C18" w:rsidP="00982C18">
            <w:pPr>
              <w:jc w:val="left"/>
              <w:rPr>
                <w:lang w:val="en-IN"/>
              </w:rPr>
            </w:pPr>
            <w:r w:rsidRPr="00982C18">
              <w:rPr>
                <w:lang w:val="en-IN"/>
              </w:rPr>
              <w:t>Yield Strength</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EA8B4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9245CFF" w14:textId="77777777" w:rsidR="00982C18" w:rsidRPr="00982C18" w:rsidRDefault="00982C18" w:rsidP="00982C18">
            <w:pPr>
              <w:jc w:val="left"/>
              <w:rPr>
                <w:lang w:val="en-IN"/>
              </w:rPr>
            </w:pPr>
            <w:r w:rsidRPr="00982C18">
              <w:rPr>
                <w:lang w:val="en-IN"/>
              </w:rPr>
              <w:t>ksi</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3106432" w14:textId="77777777" w:rsidR="00982C18" w:rsidRPr="00982C18" w:rsidRDefault="00982C18" w:rsidP="00982C18">
            <w:pPr>
              <w:jc w:val="left"/>
              <w:rPr>
                <w:lang w:val="en-IN"/>
              </w:rPr>
            </w:pPr>
            <w:r w:rsidRPr="00982C18">
              <w:rPr>
                <w:lang w:val="en-IN"/>
              </w:rPr>
              <w:t>80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E0CFE5" w14:textId="77777777" w:rsidR="00982C18" w:rsidRPr="00982C18" w:rsidRDefault="00982C18" w:rsidP="00982C18">
            <w:pPr>
              <w:jc w:val="left"/>
              <w:rPr>
                <w:lang w:val="en-IN"/>
              </w:rPr>
            </w:pPr>
            <w:r w:rsidRPr="00982C18">
              <w:rPr>
                <w:lang w:val="en-IN"/>
              </w:rPr>
              <w:t> </w:t>
            </w:r>
          </w:p>
        </w:tc>
      </w:tr>
      <w:tr w:rsidR="00982C18" w:rsidRPr="00982C18" w14:paraId="617386E8"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ABD3808"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81B4486"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920BCAA" w14:textId="77777777" w:rsidR="00982C18" w:rsidRPr="00982C18" w:rsidRDefault="00982C18" w:rsidP="00982C18">
            <w:pPr>
              <w:jc w:val="left"/>
              <w:rPr>
                <w:lang w:val="en-IN"/>
              </w:rPr>
            </w:pPr>
            <w:r w:rsidRPr="00982C18">
              <w:rPr>
                <w:lang w:val="en-IN"/>
              </w:rPr>
              <w:t>Pa</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F2CCDA" w14:textId="77777777" w:rsidR="00982C18" w:rsidRPr="00982C18" w:rsidRDefault="00982C18" w:rsidP="00982C18">
            <w:pPr>
              <w:jc w:val="left"/>
              <w:rPr>
                <w:lang w:val="en-IN"/>
              </w:rPr>
            </w:pPr>
            <w:r w:rsidRPr="00982C18">
              <w:rPr>
                <w:lang w:val="en-IN"/>
              </w:rPr>
              <w:t>5.52E+08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A9B437" w14:textId="77777777" w:rsidR="00982C18" w:rsidRPr="00982C18" w:rsidRDefault="00982C18" w:rsidP="00982C18">
            <w:pPr>
              <w:jc w:val="left"/>
              <w:rPr>
                <w:lang w:val="en-IN"/>
              </w:rPr>
            </w:pPr>
            <w:r w:rsidRPr="00982C18">
              <w:rPr>
                <w:lang w:val="en-IN"/>
              </w:rPr>
              <w:t> </w:t>
            </w:r>
          </w:p>
        </w:tc>
      </w:tr>
      <w:tr w:rsidR="00982C18" w:rsidRPr="00982C18" w14:paraId="58CDD69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0B65D3"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84E06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45F14B6"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EAA65C2"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A0E7C93" w14:textId="77777777" w:rsidR="00982C18" w:rsidRPr="00982C18" w:rsidRDefault="00982C18" w:rsidP="00982C18">
            <w:pPr>
              <w:jc w:val="left"/>
              <w:rPr>
                <w:lang w:val="en-IN"/>
              </w:rPr>
            </w:pPr>
            <w:r w:rsidRPr="00982C18">
              <w:rPr>
                <w:lang w:val="en-IN"/>
              </w:rPr>
              <w:t> </w:t>
            </w:r>
          </w:p>
        </w:tc>
      </w:tr>
      <w:tr w:rsidR="00982C18" w:rsidRPr="00982C18" w14:paraId="22B94053"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BAF1C40" w14:textId="77777777" w:rsidR="00982C18" w:rsidRPr="00982C18" w:rsidRDefault="00982C18" w:rsidP="00982C18">
            <w:pPr>
              <w:jc w:val="left"/>
              <w:rPr>
                <w:lang w:val="en-IN"/>
              </w:rPr>
            </w:pPr>
            <w:r w:rsidRPr="00982C18">
              <w:rPr>
                <w:lang w:val="en-IN"/>
              </w:rPr>
              <w:t>pipeA</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DBAD93"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9EB0A8"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FEBBEC0" w14:textId="77777777" w:rsidR="00982C18" w:rsidRPr="00982C18" w:rsidRDefault="00982C18" w:rsidP="00982C18">
            <w:pPr>
              <w:jc w:val="left"/>
              <w:rPr>
                <w:lang w:val="en-IN"/>
              </w:rPr>
            </w:pPr>
            <w:r w:rsidRPr="00982C18">
              <w:rPr>
                <w:lang w:val="en-IN"/>
              </w:rPr>
              <w:t>0.023340213</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2019B8D" w14:textId="77777777" w:rsidR="00982C18" w:rsidRPr="00982C18" w:rsidRDefault="00982C18" w:rsidP="00982C18">
            <w:pPr>
              <w:jc w:val="left"/>
              <w:rPr>
                <w:lang w:val="en-IN"/>
              </w:rPr>
            </w:pPr>
            <w:r w:rsidRPr="00982C18">
              <w:rPr>
                <w:lang w:val="en-IN"/>
              </w:rPr>
              <w:t> </w:t>
            </w:r>
          </w:p>
        </w:tc>
      </w:tr>
      <w:tr w:rsidR="00982C18" w:rsidRPr="00982C18" w14:paraId="326B83A9"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7E56A4C" w14:textId="77777777" w:rsidR="00982C18" w:rsidRPr="00982C18" w:rsidRDefault="00982C18" w:rsidP="00982C18">
            <w:pPr>
              <w:jc w:val="left"/>
              <w:rPr>
                <w:lang w:val="en-IN"/>
              </w:rPr>
            </w:pPr>
            <w:r w:rsidRPr="00982C18">
              <w:rPr>
                <w:lang w:val="en-IN"/>
              </w:rPr>
              <w:lastRenderedPageBreak/>
              <w:t>pipeAi</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2BBDA6" w14:textId="77777777" w:rsidR="00982C18" w:rsidRPr="00982C18" w:rsidRDefault="00982C18" w:rsidP="00982C18">
            <w:pPr>
              <w:jc w:val="left"/>
              <w:rPr>
                <w:lang w:val="en-IN"/>
              </w:rPr>
            </w:pPr>
            <w:r w:rsidRPr="00982C18">
              <w:rPr>
                <w:lang w:val="en-IN"/>
              </w:rPr>
              <w:t>Ai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417738D"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2B8D7F0" w14:textId="77777777" w:rsidR="00982C18" w:rsidRPr="00982C18" w:rsidRDefault="00982C18" w:rsidP="00982C18">
            <w:pPr>
              <w:jc w:val="left"/>
              <w:rPr>
                <w:lang w:val="en-IN"/>
              </w:rPr>
            </w:pPr>
            <w:r w:rsidRPr="00982C18">
              <w:rPr>
                <w:lang w:val="en-IN"/>
              </w:rPr>
              <w:t>0.024828666</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8410BB9" w14:textId="77777777" w:rsidR="00982C18" w:rsidRPr="00982C18" w:rsidRDefault="00982C18" w:rsidP="00982C18">
            <w:pPr>
              <w:jc w:val="left"/>
              <w:rPr>
                <w:lang w:val="en-IN"/>
              </w:rPr>
            </w:pPr>
            <w:r w:rsidRPr="00982C18">
              <w:rPr>
                <w:lang w:val="en-IN"/>
              </w:rPr>
              <w:t> </w:t>
            </w:r>
          </w:p>
        </w:tc>
      </w:tr>
      <w:tr w:rsidR="00982C18" w:rsidRPr="00982C18" w14:paraId="1FA9EDC4"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A6C0DC" w14:textId="77777777" w:rsidR="00982C18" w:rsidRPr="00982C18" w:rsidRDefault="00982C18" w:rsidP="00982C18">
            <w:pPr>
              <w:jc w:val="left"/>
              <w:rPr>
                <w:lang w:val="en-IN"/>
              </w:rPr>
            </w:pPr>
            <w:r w:rsidRPr="00982C18">
              <w:rPr>
                <w:lang w:val="en-IN"/>
              </w:rPr>
              <w:t>pipeAo</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41A94A" w14:textId="77777777" w:rsidR="00982C18" w:rsidRPr="00982C18" w:rsidRDefault="00982C18" w:rsidP="00982C18">
            <w:pPr>
              <w:jc w:val="left"/>
              <w:rPr>
                <w:lang w:val="en-IN"/>
              </w:rPr>
            </w:pPr>
            <w:r w:rsidRPr="00982C18">
              <w:rPr>
                <w:lang w:val="en-IN"/>
              </w:rPr>
              <w:t>Ao</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3084EE7" w14:textId="77777777" w:rsidR="00982C18" w:rsidRPr="00982C18" w:rsidRDefault="00982C18" w:rsidP="00982C18">
            <w:pPr>
              <w:jc w:val="left"/>
              <w:rPr>
                <w:lang w:val="en-IN"/>
              </w:rPr>
            </w:pPr>
            <w:r w:rsidRPr="00982C18">
              <w:rPr>
                <w:lang w:val="en-IN"/>
              </w:rPr>
              <w:t>m^2</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0C7D7A7" w14:textId="77777777" w:rsidR="00982C18" w:rsidRPr="00982C18" w:rsidRDefault="00982C18" w:rsidP="00982C18">
            <w:pPr>
              <w:jc w:val="left"/>
              <w:rPr>
                <w:lang w:val="en-IN"/>
              </w:rPr>
            </w:pPr>
            <w:r w:rsidRPr="00982C18">
              <w:rPr>
                <w:lang w:val="en-IN"/>
              </w:rPr>
              <w:t>0.04816888</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DA8CC15" w14:textId="77777777" w:rsidR="00982C18" w:rsidRPr="00982C18" w:rsidRDefault="00982C18" w:rsidP="00982C18">
            <w:pPr>
              <w:jc w:val="left"/>
              <w:rPr>
                <w:lang w:val="en-IN"/>
              </w:rPr>
            </w:pPr>
            <w:r w:rsidRPr="00982C18">
              <w:rPr>
                <w:lang w:val="en-IN"/>
              </w:rPr>
              <w:t> </w:t>
            </w:r>
          </w:p>
        </w:tc>
      </w:tr>
      <w:tr w:rsidR="00982C18" w:rsidRPr="00982C18" w14:paraId="429E9EFC"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51336A8" w14:textId="77777777" w:rsidR="00982C18" w:rsidRPr="00982C18" w:rsidRDefault="00982C18" w:rsidP="00982C18">
            <w:pPr>
              <w:jc w:val="left"/>
              <w:rPr>
                <w:lang w:val="en-IN"/>
              </w:rPr>
            </w:pPr>
            <w:r w:rsidRPr="00982C18">
              <w:rPr>
                <w:lang w:val="en-IN"/>
              </w:rPr>
              <w:t xml:space="preserve">pipeI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D24A0EF" w14:textId="77777777" w:rsidR="00982C18" w:rsidRPr="00982C18" w:rsidRDefault="00982C18" w:rsidP="00982C18">
            <w:pPr>
              <w:jc w:val="left"/>
              <w:rPr>
                <w:lang w:val="en-IN"/>
              </w:rPr>
            </w:pPr>
            <w:r w:rsidRPr="00982C18">
              <w:rPr>
                <w:lang w:val="en-IN"/>
              </w:rPr>
              <w:t>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13EE782" w14:textId="77777777" w:rsidR="00982C18" w:rsidRPr="00982C18" w:rsidRDefault="00982C18" w:rsidP="00982C18">
            <w:pPr>
              <w:jc w:val="left"/>
              <w:rPr>
                <w:lang w:val="en-IN"/>
              </w:rPr>
            </w:pPr>
            <w:r w:rsidRPr="00982C18">
              <w:rPr>
                <w:lang w:val="en-IN"/>
              </w:rPr>
              <w:t>m^4</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5445BA4" w14:textId="77777777" w:rsidR="00982C18" w:rsidRPr="00982C18" w:rsidRDefault="00982C18" w:rsidP="00982C18">
            <w:pPr>
              <w:jc w:val="left"/>
              <w:rPr>
                <w:lang w:val="en-IN"/>
              </w:rPr>
            </w:pPr>
            <w:r w:rsidRPr="00982C18">
              <w:rPr>
                <w:lang w:val="en-IN"/>
              </w:rPr>
              <w:t>0.000135582</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7C6E41" w14:textId="77777777" w:rsidR="00982C18" w:rsidRPr="00982C18" w:rsidRDefault="00982C18" w:rsidP="00982C18">
            <w:pPr>
              <w:jc w:val="left"/>
              <w:rPr>
                <w:lang w:val="en-IN"/>
              </w:rPr>
            </w:pPr>
            <w:r w:rsidRPr="00982C18">
              <w:rPr>
                <w:lang w:val="en-IN"/>
              </w:rPr>
              <w:t> </w:t>
            </w:r>
          </w:p>
        </w:tc>
      </w:tr>
      <w:tr w:rsidR="00982C18" w:rsidRPr="00982C18" w14:paraId="6E78BCB7"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A460E8D"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CA90B5E"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C25EE51"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63452BF"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0574181" w14:textId="77777777" w:rsidR="00982C18" w:rsidRPr="00982C18" w:rsidRDefault="00982C18" w:rsidP="00982C18">
            <w:pPr>
              <w:jc w:val="left"/>
              <w:rPr>
                <w:lang w:val="en-IN"/>
              </w:rPr>
            </w:pPr>
            <w:r w:rsidRPr="00982C18">
              <w:rPr>
                <w:lang w:val="en-IN"/>
              </w:rPr>
              <w:t> </w:t>
            </w:r>
          </w:p>
        </w:tc>
      </w:tr>
      <w:tr w:rsidR="00982C18" w:rsidRPr="00982C18" w14:paraId="44B0BCAC"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8ECA3EE" w14:textId="77777777" w:rsidR="00982C18" w:rsidRPr="00982C18" w:rsidRDefault="00982C18" w:rsidP="00982C18">
            <w:pPr>
              <w:jc w:val="left"/>
              <w:rPr>
                <w:lang w:val="en-IN"/>
              </w:rPr>
            </w:pPr>
            <w:r w:rsidRPr="00982C18">
              <w:rPr>
                <w:b/>
                <w:bCs/>
                <w:lang w:val="en-IN"/>
              </w:rPr>
              <w:t>Loading</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959A739" w14:textId="77777777" w:rsidR="00982C18" w:rsidRPr="00982C18" w:rsidRDefault="00982C18" w:rsidP="00982C18">
            <w:pPr>
              <w:jc w:val="left"/>
              <w:rPr>
                <w:lang w:val="en-IN"/>
              </w:rPr>
            </w:pPr>
            <w:r w:rsidRPr="00982C18">
              <w:rPr>
                <w:b/>
                <w:bCs/>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70ED4E" w14:textId="77777777" w:rsidR="00982C18" w:rsidRPr="00982C18" w:rsidRDefault="00982C18" w:rsidP="00982C18">
            <w:pPr>
              <w:jc w:val="left"/>
              <w:rPr>
                <w:lang w:val="en-IN"/>
              </w:rPr>
            </w:pPr>
            <w:r w:rsidRPr="00982C18">
              <w:rPr>
                <w:b/>
                <w:bCs/>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A4C9AA2"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7D515C2" w14:textId="77777777" w:rsidR="00982C18" w:rsidRPr="00982C18" w:rsidRDefault="00982C18" w:rsidP="00982C18">
            <w:pPr>
              <w:jc w:val="left"/>
              <w:rPr>
                <w:lang w:val="en-IN"/>
              </w:rPr>
            </w:pPr>
            <w:r w:rsidRPr="00982C18">
              <w:rPr>
                <w:lang w:val="en-IN"/>
              </w:rPr>
              <w:t> </w:t>
            </w:r>
          </w:p>
        </w:tc>
      </w:tr>
      <w:tr w:rsidR="00982C18" w:rsidRPr="00982C18" w14:paraId="6E9849A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B42DC70" w14:textId="77777777" w:rsidR="00982C18" w:rsidRPr="00982C18" w:rsidRDefault="00982C18" w:rsidP="00982C18">
            <w:pPr>
              <w:jc w:val="left"/>
              <w:rPr>
                <w:lang w:val="en-IN"/>
              </w:rPr>
            </w:pPr>
            <w:r w:rsidRPr="00982C18">
              <w:rPr>
                <w:lang w:val="en-IN"/>
              </w:rPr>
              <w:t>pipeExternalPressure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F0F993D" w14:textId="77777777" w:rsidR="00982C18" w:rsidRPr="00982C18" w:rsidRDefault="00982C18" w:rsidP="00982C18">
            <w:pPr>
              <w:jc w:val="left"/>
              <w:rPr>
                <w:lang w:val="en-IN"/>
              </w:rPr>
            </w:pPr>
            <w:r w:rsidRPr="00982C18">
              <w:rPr>
                <w:lang w:val="en-IN"/>
              </w:rPr>
              <w:t>Po</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76B038"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853463D"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BA493B" w14:textId="77777777" w:rsidR="00982C18" w:rsidRPr="00982C18" w:rsidRDefault="00982C18" w:rsidP="00982C18">
            <w:pPr>
              <w:jc w:val="left"/>
              <w:rPr>
                <w:lang w:val="en-IN"/>
              </w:rPr>
            </w:pPr>
            <w:r w:rsidRPr="00982C18">
              <w:rPr>
                <w:lang w:val="en-IN"/>
              </w:rPr>
              <w:t> </w:t>
            </w:r>
          </w:p>
        </w:tc>
      </w:tr>
      <w:tr w:rsidR="00982C18" w:rsidRPr="00982C18" w14:paraId="191FCE0D"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34F6BC1" w14:textId="77777777" w:rsidR="00982C18" w:rsidRPr="00982C18" w:rsidRDefault="00982C18" w:rsidP="00982C18">
            <w:pPr>
              <w:jc w:val="left"/>
              <w:rPr>
                <w:lang w:val="en-IN"/>
              </w:rPr>
            </w:pPr>
            <w:r w:rsidRPr="00982C18">
              <w:rPr>
                <w:lang w:val="en-IN"/>
              </w:rPr>
              <w:t>pipeInternalPressure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8E5B954" w14:textId="77777777" w:rsidR="00982C18" w:rsidRPr="00982C18" w:rsidRDefault="00982C18" w:rsidP="00982C18">
            <w:pPr>
              <w:jc w:val="left"/>
              <w:rPr>
                <w:lang w:val="en-IN"/>
              </w:rPr>
            </w:pPr>
            <w:r w:rsidRPr="00982C18">
              <w:rPr>
                <w:lang w:val="en-IN"/>
              </w:rPr>
              <w:t>Pi</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003D323" w14:textId="77777777" w:rsidR="00982C18" w:rsidRPr="00982C18" w:rsidRDefault="00982C18" w:rsidP="00982C18">
            <w:pPr>
              <w:jc w:val="left"/>
              <w:rPr>
                <w:lang w:val="en-IN"/>
              </w:rPr>
            </w:pPr>
            <w:r w:rsidRPr="00982C18">
              <w:rPr>
                <w:lang w:val="en-IN"/>
              </w:rPr>
              <w:t>ksi</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DC7B6DD"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1BF0B44" w14:textId="77777777" w:rsidR="00982C18" w:rsidRPr="00982C18" w:rsidRDefault="00982C18" w:rsidP="00982C18">
            <w:pPr>
              <w:jc w:val="left"/>
              <w:rPr>
                <w:lang w:val="en-IN"/>
              </w:rPr>
            </w:pPr>
            <w:r w:rsidRPr="00982C18">
              <w:rPr>
                <w:lang w:val="en-IN"/>
              </w:rPr>
              <w:t> </w:t>
            </w:r>
          </w:p>
        </w:tc>
      </w:tr>
      <w:tr w:rsidR="00982C18" w:rsidRPr="00982C18" w14:paraId="1C0AD2DF"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43091DA" w14:textId="77777777" w:rsidR="00982C18" w:rsidRPr="00982C18" w:rsidRDefault="00982C18" w:rsidP="00982C18">
            <w:pPr>
              <w:jc w:val="left"/>
              <w:rPr>
                <w:lang w:val="en-IN"/>
              </w:rPr>
            </w:pPr>
            <w:r w:rsidRPr="00982C18">
              <w:rPr>
                <w:lang w:val="en-IN"/>
              </w:rPr>
              <w:t>pipeTensionEffective</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65853D5"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594BAC5" w14:textId="77777777" w:rsidR="00982C18" w:rsidRPr="00982C18" w:rsidRDefault="00982C18" w:rsidP="00982C18">
            <w:pPr>
              <w:jc w:val="left"/>
              <w:rPr>
                <w:lang w:val="en-IN"/>
              </w:rPr>
            </w:pPr>
            <w:r w:rsidRPr="00982C18">
              <w:rPr>
                <w:lang w:val="en-IN"/>
              </w:rPr>
              <w:t>N</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5CDC75F" w14:textId="77777777" w:rsidR="00982C18" w:rsidRPr="00982C18" w:rsidRDefault="00982C18" w:rsidP="00982C18">
            <w:pPr>
              <w:jc w:val="left"/>
              <w:rPr>
                <w:lang w:val="en-IN"/>
              </w:rPr>
            </w:pPr>
            <w:r w:rsidRPr="00982C18">
              <w:rPr>
                <w:lang w:val="en-IN"/>
              </w:rPr>
              <w:t>0</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2665D02" w14:textId="77777777" w:rsidR="00982C18" w:rsidRPr="00982C18" w:rsidRDefault="00982C18" w:rsidP="00982C18">
            <w:pPr>
              <w:jc w:val="left"/>
              <w:rPr>
                <w:lang w:val="en-IN"/>
              </w:rPr>
            </w:pPr>
            <w:r w:rsidRPr="00982C18">
              <w:rPr>
                <w:lang w:val="en-IN"/>
              </w:rPr>
              <w:t> </w:t>
            </w:r>
          </w:p>
        </w:tc>
      </w:tr>
      <w:tr w:rsidR="00982C18" w:rsidRPr="00982C18" w14:paraId="29D3C240"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64870E1" w14:textId="77777777" w:rsidR="00982C18" w:rsidRPr="00982C18" w:rsidRDefault="00982C18" w:rsidP="00982C18">
            <w:pPr>
              <w:jc w:val="left"/>
              <w:rPr>
                <w:lang w:val="en-IN"/>
              </w:rPr>
            </w:pPr>
            <w:r w:rsidRPr="00982C18">
              <w:rPr>
                <w:lang w:val="en-IN"/>
              </w:rPr>
              <w:t>pipeMoment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1F469A"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EE433C6" w14:textId="77777777" w:rsidR="00982C18" w:rsidRPr="00982C18" w:rsidRDefault="00982C18" w:rsidP="00982C18">
            <w:pPr>
              <w:jc w:val="left"/>
              <w:rPr>
                <w:lang w:val="en-IN"/>
              </w:rPr>
            </w:pPr>
            <w:r w:rsidRPr="00982C18">
              <w:rPr>
                <w:lang w:val="en-IN"/>
              </w:rPr>
              <w:t>Nm</w:t>
            </w:r>
          </w:p>
        </w:tc>
        <w:tc>
          <w:tcPr>
            <w:tcW w:w="3103" w:type="dxa"/>
            <w:tcBorders>
              <w:top w:val="single" w:sz="4" w:space="0" w:color="000000"/>
              <w:left w:val="single" w:sz="4" w:space="0" w:color="000000"/>
              <w:bottom w:val="single" w:sz="4" w:space="0" w:color="000000"/>
              <w:right w:val="single" w:sz="4" w:space="0" w:color="000000"/>
            </w:tcBorders>
            <w:shd w:val="clear" w:color="auto" w:fill="D9D9D9"/>
            <w:tcMar>
              <w:top w:w="15" w:type="dxa"/>
              <w:left w:w="15" w:type="dxa"/>
              <w:bottom w:w="0" w:type="dxa"/>
              <w:right w:w="15" w:type="dxa"/>
            </w:tcMar>
            <w:vAlign w:val="bottom"/>
            <w:hideMark/>
          </w:tcPr>
          <w:p w14:paraId="53A304C0" w14:textId="77777777" w:rsidR="00982C18" w:rsidRPr="00982C18" w:rsidRDefault="00982C18" w:rsidP="00982C18">
            <w:pPr>
              <w:jc w:val="left"/>
              <w:rPr>
                <w:lang w:val="en-IN"/>
              </w:rPr>
            </w:pPr>
            <w:r w:rsidRPr="00982C18">
              <w:rPr>
                <w:lang w:val="en-IN"/>
              </w:rPr>
              <w:t>-4.60E+05</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2FFA2114" w14:textId="77777777" w:rsidR="00982C18" w:rsidRPr="00982C18" w:rsidRDefault="00982C18" w:rsidP="00982C18">
            <w:pPr>
              <w:jc w:val="left"/>
              <w:rPr>
                <w:lang w:val="en-IN"/>
              </w:rPr>
            </w:pPr>
            <w:r w:rsidRPr="00982C18">
              <w:rPr>
                <w:lang w:val="en-IN"/>
              </w:rPr>
              <w:t> </w:t>
            </w:r>
          </w:p>
        </w:tc>
      </w:tr>
      <w:tr w:rsidR="00982C18" w:rsidRPr="00982C18" w14:paraId="370AB7C5"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BCFDDC1" w14:textId="77777777" w:rsidR="00982C18" w:rsidRPr="00982C18" w:rsidRDefault="00982C18" w:rsidP="00982C18">
            <w:pPr>
              <w:jc w:val="left"/>
              <w:rPr>
                <w:lang w:val="en-IN"/>
              </w:rPr>
            </w:pPr>
            <w:r w:rsidRPr="00982C18">
              <w:rPr>
                <w:lang w:val="en-IN"/>
              </w:rPr>
              <w:t> </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07AFA0C"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8D77C64"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7DCC06F4" w14:textId="77777777" w:rsidR="00982C18" w:rsidRPr="00982C18" w:rsidRDefault="00982C18" w:rsidP="00982C18">
            <w:pPr>
              <w:jc w:val="left"/>
              <w:rPr>
                <w:lang w:val="en-IN"/>
              </w:rPr>
            </w:pPr>
            <w:r w:rsidRPr="00982C18">
              <w:rPr>
                <w:lang w:val="en-IN"/>
              </w:rPr>
              <w:t> </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733BDF2" w14:textId="77777777" w:rsidR="00982C18" w:rsidRPr="00982C18" w:rsidRDefault="00982C18" w:rsidP="00982C18">
            <w:pPr>
              <w:jc w:val="left"/>
              <w:rPr>
                <w:lang w:val="en-IN"/>
              </w:rPr>
            </w:pPr>
            <w:r w:rsidRPr="00982C18">
              <w:rPr>
                <w:lang w:val="en-IN"/>
              </w:rPr>
              <w:t> </w:t>
            </w:r>
          </w:p>
        </w:tc>
      </w:tr>
      <w:tr w:rsidR="00982C18" w:rsidRPr="00982C18" w14:paraId="336C2234" w14:textId="77777777" w:rsidTr="00982C18">
        <w:trPr>
          <w:trHeight w:val="937"/>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3138C5A7" w14:textId="77777777" w:rsidR="00982C18" w:rsidRPr="00982C18" w:rsidRDefault="00982C18" w:rsidP="00982C18">
            <w:pPr>
              <w:jc w:val="left"/>
              <w:rPr>
                <w:lang w:val="en-IN"/>
              </w:rPr>
            </w:pPr>
            <w:r w:rsidRPr="00982C18">
              <w:rPr>
                <w:lang w:val="en-IN"/>
              </w:rPr>
              <w:t>PipeTrueTension</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6A035D46"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E1E3CD2"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90FF778" w14:textId="77777777" w:rsidR="00982C18" w:rsidRPr="00982C18" w:rsidRDefault="00982C18" w:rsidP="00982C18">
            <w:pPr>
              <w:jc w:val="left"/>
              <w:rPr>
                <w:lang w:val="en-IN"/>
              </w:rPr>
            </w:pPr>
            <w:r w:rsidRPr="00982C18">
              <w:rPr>
                <w:lang w:val="en-IN"/>
              </w:rPr>
              <w:t>pipeTensionEffective + (pipeInternalPressure*pipeAi) - (pipeExternalPressure*pipeAo)</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44956C64" w14:textId="77777777" w:rsidR="00982C18" w:rsidRPr="00982C18" w:rsidRDefault="00982C18" w:rsidP="00982C18">
            <w:pPr>
              <w:jc w:val="left"/>
              <w:rPr>
                <w:lang w:val="en-IN"/>
              </w:rPr>
            </w:pPr>
            <w:r w:rsidRPr="00982C18">
              <w:rPr>
                <w:lang w:val="en-IN"/>
              </w:rPr>
              <w:t> </w:t>
            </w:r>
          </w:p>
        </w:tc>
      </w:tr>
      <w:tr w:rsidR="00982C18" w:rsidRPr="00982C18" w14:paraId="17D35F80" w14:textId="77777777" w:rsidTr="00982C18">
        <w:trPr>
          <w:trHeight w:val="172"/>
        </w:trPr>
        <w:tc>
          <w:tcPr>
            <w:tcW w:w="348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5668F19E" w14:textId="77777777" w:rsidR="00982C18" w:rsidRPr="00982C18" w:rsidRDefault="00982C18" w:rsidP="00982C18">
            <w:pPr>
              <w:jc w:val="left"/>
              <w:rPr>
                <w:lang w:val="en-IN"/>
              </w:rPr>
            </w:pPr>
            <w:r w:rsidRPr="00982C18">
              <w:rPr>
                <w:lang w:val="en-IN"/>
              </w:rPr>
              <w:t>T</w:t>
            </w:r>
          </w:p>
        </w:tc>
        <w:tc>
          <w:tcPr>
            <w:tcW w:w="100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30A143E" w14:textId="77777777" w:rsidR="00982C18" w:rsidRPr="00982C18" w:rsidRDefault="00982C18" w:rsidP="00982C18">
            <w:pPr>
              <w:jc w:val="left"/>
              <w:rPr>
                <w:lang w:val="en-IN"/>
              </w:rPr>
            </w:pPr>
            <w:r w:rsidRPr="00982C18">
              <w:rPr>
                <w:lang w:val="en-IN"/>
              </w:rPr>
              <w:t> </w:t>
            </w:r>
          </w:p>
        </w:tc>
        <w:tc>
          <w:tcPr>
            <w:tcW w:w="138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B739D6" w14:textId="77777777" w:rsidR="00982C18" w:rsidRPr="00982C18" w:rsidRDefault="00982C18" w:rsidP="00982C18">
            <w:pPr>
              <w:jc w:val="left"/>
              <w:rPr>
                <w:lang w:val="en-IN"/>
              </w:rPr>
            </w:pPr>
            <w:r w:rsidRPr="00982C18">
              <w:rPr>
                <w:lang w:val="en-IN"/>
              </w:rPr>
              <w:t> </w:t>
            </w:r>
          </w:p>
        </w:tc>
        <w:tc>
          <w:tcPr>
            <w:tcW w:w="310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043279C6" w14:textId="77777777" w:rsidR="00982C18" w:rsidRPr="00982C18" w:rsidRDefault="00982C18" w:rsidP="00982C18">
            <w:pPr>
              <w:jc w:val="left"/>
              <w:rPr>
                <w:lang w:val="en-IN"/>
              </w:rPr>
            </w:pPr>
            <w:r w:rsidRPr="00982C18">
              <w:rPr>
                <w:lang w:val="en-IN"/>
              </w:rPr>
              <w:t>Pi*Ai</w:t>
            </w:r>
          </w:p>
        </w:tc>
        <w:tc>
          <w:tcPr>
            <w:tcW w:w="1526"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14:paraId="1F7648CB" w14:textId="77777777" w:rsidR="00982C18" w:rsidRPr="00982C18" w:rsidRDefault="00982C18" w:rsidP="00982C18">
            <w:pPr>
              <w:jc w:val="left"/>
              <w:rPr>
                <w:lang w:val="en-IN"/>
              </w:rPr>
            </w:pPr>
            <w:r w:rsidRPr="00982C18">
              <w:rPr>
                <w:lang w:val="en-IN"/>
              </w:rPr>
              <w:t> </w:t>
            </w:r>
          </w:p>
        </w:tc>
      </w:tr>
    </w:tbl>
    <w:p w14:paraId="4C4C23A7" w14:textId="77777777" w:rsidR="00CC3CA5" w:rsidRDefault="00CC3CA5" w:rsidP="00CC3CA5">
      <w:pPr>
        <w:jc w:val="left"/>
      </w:pPr>
    </w:p>
    <w:p w14:paraId="00AB8A7C" w14:textId="18B95A2A" w:rsidR="00CC3CA5" w:rsidRDefault="00DD5112" w:rsidP="00DD5112">
      <w:pPr>
        <w:pStyle w:val="Heading3"/>
      </w:pPr>
      <w:bookmarkStart w:id="42" w:name="_Toc524525634"/>
      <w:r w:rsidRPr="00DD5112">
        <w:t>Design Matrix for Rigid Risers</w:t>
      </w:r>
      <w:bookmarkEnd w:id="42"/>
    </w:p>
    <w:tbl>
      <w:tblPr>
        <w:tblStyle w:val="TableGrid"/>
        <w:tblW w:w="0" w:type="auto"/>
        <w:tblLayout w:type="fixed"/>
        <w:tblLook w:val="04A0" w:firstRow="1" w:lastRow="0" w:firstColumn="1" w:lastColumn="0" w:noHBand="0" w:noVBand="1"/>
      </w:tblPr>
      <w:tblGrid>
        <w:gridCol w:w="1326"/>
        <w:gridCol w:w="1796"/>
        <w:gridCol w:w="2077"/>
        <w:gridCol w:w="1785"/>
        <w:gridCol w:w="1652"/>
        <w:gridCol w:w="1318"/>
      </w:tblGrid>
      <w:tr w:rsidR="00CE355C" w:rsidRPr="00DD5112" w14:paraId="5F06FC2B" w14:textId="77777777" w:rsidTr="0049448E">
        <w:trPr>
          <w:trHeight w:val="549"/>
        </w:trPr>
        <w:tc>
          <w:tcPr>
            <w:tcW w:w="1326" w:type="dxa"/>
            <w:hideMark/>
          </w:tcPr>
          <w:p w14:paraId="5632ABA8" w14:textId="77777777" w:rsidR="00CE355C" w:rsidRPr="0049448E" w:rsidRDefault="00CE355C" w:rsidP="0049448E">
            <w:pPr>
              <w:rPr>
                <w:sz w:val="20"/>
                <w:lang w:val="en-IN"/>
              </w:rPr>
            </w:pPr>
            <w:r w:rsidRPr="0049448E">
              <w:rPr>
                <w:sz w:val="20"/>
              </w:rPr>
              <w:t>Case</w:t>
            </w:r>
          </w:p>
        </w:tc>
        <w:tc>
          <w:tcPr>
            <w:tcW w:w="1796" w:type="dxa"/>
            <w:hideMark/>
          </w:tcPr>
          <w:p w14:paraId="70F039E0" w14:textId="77777777" w:rsidR="00CE355C" w:rsidRPr="0049448E" w:rsidRDefault="00CE355C" w:rsidP="0049448E">
            <w:pPr>
              <w:rPr>
                <w:sz w:val="20"/>
              </w:rPr>
            </w:pPr>
            <w:r w:rsidRPr="0049448E">
              <w:rPr>
                <w:sz w:val="20"/>
              </w:rPr>
              <w:t>Load Category</w:t>
            </w:r>
          </w:p>
        </w:tc>
        <w:tc>
          <w:tcPr>
            <w:tcW w:w="2077" w:type="dxa"/>
            <w:hideMark/>
          </w:tcPr>
          <w:p w14:paraId="4AE92B27" w14:textId="1313CAC3" w:rsidR="00CE355C" w:rsidRPr="0049448E" w:rsidRDefault="00CE355C" w:rsidP="0049448E">
            <w:pPr>
              <w:rPr>
                <w:sz w:val="20"/>
              </w:rPr>
            </w:pPr>
            <w:r w:rsidRPr="0049448E">
              <w:rPr>
                <w:sz w:val="20"/>
              </w:rPr>
              <w:t>Environmental Condition</w:t>
            </w:r>
          </w:p>
        </w:tc>
        <w:tc>
          <w:tcPr>
            <w:tcW w:w="1785" w:type="dxa"/>
            <w:hideMark/>
          </w:tcPr>
          <w:p w14:paraId="6E295CD8" w14:textId="77777777" w:rsidR="00CE355C" w:rsidRPr="0049448E" w:rsidRDefault="00CE355C" w:rsidP="0049448E">
            <w:pPr>
              <w:rPr>
                <w:sz w:val="20"/>
              </w:rPr>
            </w:pPr>
            <w:r w:rsidRPr="0049448E">
              <w:rPr>
                <w:sz w:val="20"/>
              </w:rPr>
              <w:t>Pressure</w:t>
            </w:r>
          </w:p>
        </w:tc>
        <w:tc>
          <w:tcPr>
            <w:tcW w:w="1652" w:type="dxa"/>
            <w:hideMark/>
          </w:tcPr>
          <w:p w14:paraId="76D71747" w14:textId="1A6F17A2" w:rsidR="00CE355C" w:rsidRPr="0049448E" w:rsidRDefault="00CE355C" w:rsidP="0049448E">
            <w:pPr>
              <w:rPr>
                <w:sz w:val="20"/>
              </w:rPr>
            </w:pPr>
            <w:r w:rsidRPr="0049448E">
              <w:rPr>
                <w:sz w:val="20"/>
              </w:rPr>
              <w:t>Reduced ensioner</w:t>
            </w:r>
          </w:p>
          <w:p w14:paraId="170D37EE" w14:textId="4B5471D5" w:rsidR="00CE355C" w:rsidRPr="0049448E" w:rsidRDefault="00CE355C" w:rsidP="0049448E">
            <w:pPr>
              <w:rPr>
                <w:sz w:val="20"/>
              </w:rPr>
            </w:pPr>
            <w:r w:rsidRPr="0049448E">
              <w:rPr>
                <w:sz w:val="20"/>
              </w:rPr>
              <w:t>Capacity or One</w:t>
            </w:r>
            <w:r w:rsidR="0049448E">
              <w:rPr>
                <w:sz w:val="20"/>
              </w:rPr>
              <w:t xml:space="preserve"> Mo</w:t>
            </w:r>
            <w:r w:rsidRPr="0049448E">
              <w:rPr>
                <w:sz w:val="20"/>
              </w:rPr>
              <w:t>oring</w:t>
            </w:r>
            <w:r w:rsidR="0049448E">
              <w:rPr>
                <w:sz w:val="20"/>
              </w:rPr>
              <w:t xml:space="preserve"> </w:t>
            </w:r>
            <w:r w:rsidRPr="0049448E">
              <w:rPr>
                <w:sz w:val="20"/>
              </w:rPr>
              <w:t>Line</w:t>
            </w:r>
            <w:r w:rsidR="0049448E">
              <w:rPr>
                <w:sz w:val="20"/>
              </w:rPr>
              <w:t xml:space="preserve"> </w:t>
            </w:r>
            <w:r w:rsidRPr="0049448E">
              <w:rPr>
                <w:sz w:val="20"/>
              </w:rPr>
              <w:t>Broken</w:t>
            </w:r>
          </w:p>
        </w:tc>
        <w:tc>
          <w:tcPr>
            <w:tcW w:w="1318" w:type="dxa"/>
          </w:tcPr>
          <w:p w14:paraId="43DBB6F7" w14:textId="0C1AAF8A" w:rsidR="00CE355C" w:rsidRPr="0049448E" w:rsidRDefault="00CE355C" w:rsidP="0049448E">
            <w:pPr>
              <w:rPr>
                <w:sz w:val="20"/>
              </w:rPr>
            </w:pPr>
            <w:r w:rsidRPr="0049448E">
              <w:rPr>
                <w:sz w:val="20"/>
              </w:rPr>
              <w:t xml:space="preserve">C </w:t>
            </w:r>
            <w:r w:rsidRPr="0049448E">
              <w:rPr>
                <w:sz w:val="20"/>
                <w:vertAlign w:val="superscript"/>
              </w:rPr>
              <w:t xml:space="preserve">a,b </w:t>
            </w:r>
            <w:r w:rsidRPr="0049448E">
              <w:rPr>
                <w:sz w:val="20"/>
              </w:rPr>
              <w:t>f</w:t>
            </w:r>
          </w:p>
        </w:tc>
      </w:tr>
      <w:tr w:rsidR="00DD5112" w:rsidRPr="00DD5112" w14:paraId="3EE8AFA9" w14:textId="77777777" w:rsidTr="00CE355C">
        <w:trPr>
          <w:trHeight w:val="237"/>
        </w:trPr>
        <w:tc>
          <w:tcPr>
            <w:tcW w:w="1326" w:type="dxa"/>
            <w:noWrap/>
            <w:hideMark/>
          </w:tcPr>
          <w:p w14:paraId="2A04E0AE" w14:textId="77777777" w:rsidR="00DD5112" w:rsidRPr="00DD5112" w:rsidRDefault="00DD5112" w:rsidP="00DD5112">
            <w:pPr>
              <w:pStyle w:val="NormalIndent"/>
              <w:rPr>
                <w:sz w:val="20"/>
              </w:rPr>
            </w:pPr>
            <w:r w:rsidRPr="00DD5112">
              <w:rPr>
                <w:sz w:val="20"/>
              </w:rPr>
              <w:t>1</w:t>
            </w:r>
          </w:p>
        </w:tc>
        <w:tc>
          <w:tcPr>
            <w:tcW w:w="1796" w:type="dxa"/>
            <w:hideMark/>
          </w:tcPr>
          <w:p w14:paraId="182C2BA2" w14:textId="77777777" w:rsidR="00DD5112" w:rsidRPr="00DD5112" w:rsidRDefault="00DD5112" w:rsidP="00DD5112">
            <w:pPr>
              <w:pStyle w:val="NormalIndent"/>
              <w:rPr>
                <w:sz w:val="20"/>
              </w:rPr>
            </w:pPr>
            <w:r w:rsidRPr="00DD5112">
              <w:rPr>
                <w:sz w:val="20"/>
              </w:rPr>
              <w:t>Operating</w:t>
            </w:r>
          </w:p>
        </w:tc>
        <w:tc>
          <w:tcPr>
            <w:tcW w:w="2077" w:type="dxa"/>
            <w:hideMark/>
          </w:tcPr>
          <w:p w14:paraId="7192B712" w14:textId="77777777" w:rsidR="00DD5112" w:rsidRPr="00DD5112" w:rsidRDefault="00DD5112" w:rsidP="00DD5112">
            <w:pPr>
              <w:pStyle w:val="NormalIndent"/>
              <w:rPr>
                <w:sz w:val="20"/>
              </w:rPr>
            </w:pPr>
            <w:r w:rsidRPr="00DD5112">
              <w:rPr>
                <w:sz w:val="20"/>
              </w:rPr>
              <w:t>Maximum operating</w:t>
            </w:r>
          </w:p>
        </w:tc>
        <w:tc>
          <w:tcPr>
            <w:tcW w:w="1785" w:type="dxa"/>
            <w:hideMark/>
          </w:tcPr>
          <w:p w14:paraId="248629D9" w14:textId="77777777" w:rsidR="00DD5112" w:rsidRPr="00DD5112" w:rsidRDefault="00DD5112" w:rsidP="00DD5112">
            <w:pPr>
              <w:pStyle w:val="NormalIndent"/>
              <w:rPr>
                <w:sz w:val="20"/>
              </w:rPr>
            </w:pPr>
            <w:r w:rsidRPr="00DD5112">
              <w:rPr>
                <w:sz w:val="20"/>
              </w:rPr>
              <w:t>Design</w:t>
            </w:r>
          </w:p>
        </w:tc>
        <w:tc>
          <w:tcPr>
            <w:tcW w:w="1652" w:type="dxa"/>
            <w:hideMark/>
          </w:tcPr>
          <w:p w14:paraId="4A002A7F" w14:textId="77777777" w:rsidR="00DD5112" w:rsidRPr="00DD5112" w:rsidRDefault="00DD5112" w:rsidP="00DD5112">
            <w:pPr>
              <w:pStyle w:val="NormalIndent"/>
              <w:rPr>
                <w:sz w:val="20"/>
              </w:rPr>
            </w:pPr>
            <w:r w:rsidRPr="00DD5112">
              <w:rPr>
                <w:sz w:val="20"/>
              </w:rPr>
              <w:t>No</w:t>
            </w:r>
          </w:p>
        </w:tc>
        <w:tc>
          <w:tcPr>
            <w:tcW w:w="1318" w:type="dxa"/>
            <w:noWrap/>
            <w:hideMark/>
          </w:tcPr>
          <w:p w14:paraId="036B1A9D" w14:textId="77777777" w:rsidR="00DD5112" w:rsidRPr="00DD5112" w:rsidRDefault="00DD5112" w:rsidP="00DD5112">
            <w:pPr>
              <w:pStyle w:val="NormalIndent"/>
              <w:rPr>
                <w:sz w:val="20"/>
              </w:rPr>
            </w:pPr>
            <w:r w:rsidRPr="00DD5112">
              <w:rPr>
                <w:sz w:val="20"/>
              </w:rPr>
              <w:t>1.0</w:t>
            </w:r>
          </w:p>
        </w:tc>
      </w:tr>
      <w:tr w:rsidR="00DD5112" w:rsidRPr="00DD5112" w14:paraId="63F5F74A" w14:textId="77777777" w:rsidTr="00CE355C">
        <w:trPr>
          <w:trHeight w:val="248"/>
        </w:trPr>
        <w:tc>
          <w:tcPr>
            <w:tcW w:w="1326" w:type="dxa"/>
            <w:noWrap/>
            <w:hideMark/>
          </w:tcPr>
          <w:p w14:paraId="7FA7A9D4" w14:textId="77777777" w:rsidR="00DD5112" w:rsidRPr="00DD5112" w:rsidRDefault="00DD5112" w:rsidP="00DD5112">
            <w:pPr>
              <w:pStyle w:val="NormalIndent"/>
              <w:rPr>
                <w:sz w:val="20"/>
              </w:rPr>
            </w:pPr>
            <w:r w:rsidRPr="00DD5112">
              <w:rPr>
                <w:sz w:val="20"/>
              </w:rPr>
              <w:t>2</w:t>
            </w:r>
          </w:p>
        </w:tc>
        <w:tc>
          <w:tcPr>
            <w:tcW w:w="1796" w:type="dxa"/>
            <w:hideMark/>
          </w:tcPr>
          <w:p w14:paraId="5E2B1623" w14:textId="77777777" w:rsidR="00DD5112" w:rsidRPr="00DD5112" w:rsidRDefault="00DD5112" w:rsidP="00DD5112">
            <w:pPr>
              <w:pStyle w:val="NormalIndent"/>
              <w:rPr>
                <w:sz w:val="20"/>
              </w:rPr>
            </w:pPr>
            <w:r w:rsidRPr="00DD5112">
              <w:rPr>
                <w:sz w:val="20"/>
              </w:rPr>
              <w:t>Extreme</w:t>
            </w:r>
          </w:p>
        </w:tc>
        <w:tc>
          <w:tcPr>
            <w:tcW w:w="2077" w:type="dxa"/>
            <w:hideMark/>
          </w:tcPr>
          <w:p w14:paraId="35FD1AC0" w14:textId="77777777" w:rsidR="00DD5112" w:rsidRPr="00DD5112" w:rsidRDefault="00DD5112" w:rsidP="00DD5112">
            <w:pPr>
              <w:pStyle w:val="NormalIndent"/>
              <w:rPr>
                <w:sz w:val="20"/>
              </w:rPr>
            </w:pPr>
            <w:r w:rsidRPr="00DD5112">
              <w:rPr>
                <w:sz w:val="20"/>
              </w:rPr>
              <w:t>Extreme</w:t>
            </w:r>
          </w:p>
        </w:tc>
        <w:tc>
          <w:tcPr>
            <w:tcW w:w="1785" w:type="dxa"/>
            <w:hideMark/>
          </w:tcPr>
          <w:p w14:paraId="49F81004" w14:textId="77777777" w:rsidR="00DD5112" w:rsidRPr="00DD5112" w:rsidRDefault="00DD5112" w:rsidP="00DD5112">
            <w:pPr>
              <w:pStyle w:val="NormalIndent"/>
              <w:rPr>
                <w:sz w:val="20"/>
              </w:rPr>
            </w:pPr>
            <w:r w:rsidRPr="00DD5112">
              <w:rPr>
                <w:sz w:val="20"/>
              </w:rPr>
              <w:t>Design</w:t>
            </w:r>
          </w:p>
        </w:tc>
        <w:tc>
          <w:tcPr>
            <w:tcW w:w="1652" w:type="dxa"/>
            <w:hideMark/>
          </w:tcPr>
          <w:p w14:paraId="4C8B423E" w14:textId="77777777" w:rsidR="00DD5112" w:rsidRPr="00DD5112" w:rsidRDefault="00DD5112" w:rsidP="00DD5112">
            <w:pPr>
              <w:pStyle w:val="NormalIndent"/>
              <w:rPr>
                <w:sz w:val="20"/>
              </w:rPr>
            </w:pPr>
            <w:r w:rsidRPr="00DD5112">
              <w:rPr>
                <w:sz w:val="20"/>
              </w:rPr>
              <w:t>No</w:t>
            </w:r>
          </w:p>
        </w:tc>
        <w:tc>
          <w:tcPr>
            <w:tcW w:w="1318" w:type="dxa"/>
            <w:noWrap/>
            <w:hideMark/>
          </w:tcPr>
          <w:p w14:paraId="157927BB" w14:textId="77777777" w:rsidR="00DD5112" w:rsidRPr="00DD5112" w:rsidRDefault="00DD5112" w:rsidP="00DD5112">
            <w:pPr>
              <w:pStyle w:val="NormalIndent"/>
              <w:rPr>
                <w:sz w:val="20"/>
              </w:rPr>
            </w:pPr>
            <w:r w:rsidRPr="00DD5112">
              <w:rPr>
                <w:sz w:val="20"/>
              </w:rPr>
              <w:t>1.2</w:t>
            </w:r>
          </w:p>
        </w:tc>
      </w:tr>
      <w:tr w:rsidR="00DD5112" w:rsidRPr="00DD5112" w14:paraId="5E276102" w14:textId="77777777" w:rsidTr="00CE355C">
        <w:trPr>
          <w:trHeight w:val="248"/>
        </w:trPr>
        <w:tc>
          <w:tcPr>
            <w:tcW w:w="1326" w:type="dxa"/>
            <w:noWrap/>
            <w:hideMark/>
          </w:tcPr>
          <w:p w14:paraId="6E1CC139" w14:textId="77777777" w:rsidR="00DD5112" w:rsidRPr="00DD5112" w:rsidRDefault="00DD5112" w:rsidP="00DD5112">
            <w:pPr>
              <w:pStyle w:val="NormalIndent"/>
              <w:rPr>
                <w:sz w:val="20"/>
              </w:rPr>
            </w:pPr>
            <w:r w:rsidRPr="00DD5112">
              <w:rPr>
                <w:sz w:val="20"/>
              </w:rPr>
              <w:t>3</w:t>
            </w:r>
          </w:p>
        </w:tc>
        <w:tc>
          <w:tcPr>
            <w:tcW w:w="1796" w:type="dxa"/>
            <w:hideMark/>
          </w:tcPr>
          <w:p w14:paraId="602DA4C3" w14:textId="77777777" w:rsidR="00DD5112" w:rsidRPr="00DD5112" w:rsidRDefault="00DD5112" w:rsidP="00DD5112">
            <w:pPr>
              <w:pStyle w:val="NormalIndent"/>
              <w:rPr>
                <w:sz w:val="20"/>
              </w:rPr>
            </w:pPr>
            <w:r w:rsidRPr="00DD5112">
              <w:rPr>
                <w:sz w:val="20"/>
              </w:rPr>
              <w:t>Extreme</w:t>
            </w:r>
          </w:p>
        </w:tc>
        <w:tc>
          <w:tcPr>
            <w:tcW w:w="2077" w:type="dxa"/>
            <w:hideMark/>
          </w:tcPr>
          <w:p w14:paraId="5216ACD2" w14:textId="77777777" w:rsidR="00DD5112" w:rsidRPr="00DD5112" w:rsidRDefault="00DD5112" w:rsidP="00DD5112">
            <w:pPr>
              <w:pStyle w:val="NormalIndent"/>
              <w:rPr>
                <w:sz w:val="20"/>
              </w:rPr>
            </w:pPr>
            <w:r w:rsidRPr="00DD5112">
              <w:rPr>
                <w:sz w:val="20"/>
              </w:rPr>
              <w:t>Maximum operating</w:t>
            </w:r>
          </w:p>
        </w:tc>
        <w:tc>
          <w:tcPr>
            <w:tcW w:w="1785" w:type="dxa"/>
            <w:hideMark/>
          </w:tcPr>
          <w:p w14:paraId="4AF0E847" w14:textId="77777777" w:rsidR="00DD5112" w:rsidRPr="00DD5112" w:rsidRDefault="00DD5112" w:rsidP="00DD5112">
            <w:pPr>
              <w:pStyle w:val="NormalIndent"/>
              <w:rPr>
                <w:sz w:val="20"/>
              </w:rPr>
            </w:pPr>
            <w:r w:rsidRPr="00DD5112">
              <w:rPr>
                <w:sz w:val="20"/>
              </w:rPr>
              <w:t>Extreme</w:t>
            </w:r>
          </w:p>
        </w:tc>
        <w:tc>
          <w:tcPr>
            <w:tcW w:w="1652" w:type="dxa"/>
            <w:hideMark/>
          </w:tcPr>
          <w:p w14:paraId="170BCC87" w14:textId="77777777" w:rsidR="00DD5112" w:rsidRPr="00DD5112" w:rsidRDefault="00DD5112" w:rsidP="00DD5112">
            <w:pPr>
              <w:pStyle w:val="NormalIndent"/>
              <w:rPr>
                <w:sz w:val="20"/>
              </w:rPr>
            </w:pPr>
            <w:r w:rsidRPr="00DD5112">
              <w:rPr>
                <w:sz w:val="20"/>
              </w:rPr>
              <w:t>No</w:t>
            </w:r>
          </w:p>
        </w:tc>
        <w:tc>
          <w:tcPr>
            <w:tcW w:w="1318" w:type="dxa"/>
            <w:noWrap/>
            <w:hideMark/>
          </w:tcPr>
          <w:p w14:paraId="3AB21DA0" w14:textId="77777777" w:rsidR="00DD5112" w:rsidRPr="00DD5112" w:rsidRDefault="00DD5112" w:rsidP="00DD5112">
            <w:pPr>
              <w:pStyle w:val="NormalIndent"/>
              <w:rPr>
                <w:sz w:val="20"/>
              </w:rPr>
            </w:pPr>
            <w:r w:rsidRPr="00DD5112">
              <w:rPr>
                <w:sz w:val="20"/>
              </w:rPr>
              <w:t>1.2</w:t>
            </w:r>
          </w:p>
        </w:tc>
      </w:tr>
      <w:tr w:rsidR="00DD5112" w:rsidRPr="00DD5112" w14:paraId="18A98085" w14:textId="77777777" w:rsidTr="00CE355C">
        <w:trPr>
          <w:trHeight w:val="248"/>
        </w:trPr>
        <w:tc>
          <w:tcPr>
            <w:tcW w:w="1326" w:type="dxa"/>
            <w:noWrap/>
            <w:hideMark/>
          </w:tcPr>
          <w:p w14:paraId="27C17A6C" w14:textId="77777777" w:rsidR="00DD5112" w:rsidRPr="00DD5112" w:rsidRDefault="00DD5112" w:rsidP="00DD5112">
            <w:pPr>
              <w:pStyle w:val="NormalIndent"/>
              <w:rPr>
                <w:sz w:val="20"/>
              </w:rPr>
            </w:pPr>
            <w:r w:rsidRPr="00DD5112">
              <w:rPr>
                <w:sz w:val="20"/>
              </w:rPr>
              <w:t>4</w:t>
            </w:r>
          </w:p>
        </w:tc>
        <w:tc>
          <w:tcPr>
            <w:tcW w:w="1796" w:type="dxa"/>
            <w:hideMark/>
          </w:tcPr>
          <w:p w14:paraId="44823BE7" w14:textId="77777777" w:rsidR="00DD5112" w:rsidRPr="00DD5112" w:rsidRDefault="00DD5112" w:rsidP="00DD5112">
            <w:pPr>
              <w:pStyle w:val="NormalIndent"/>
              <w:rPr>
                <w:sz w:val="20"/>
              </w:rPr>
            </w:pPr>
            <w:r w:rsidRPr="00DD5112">
              <w:rPr>
                <w:sz w:val="20"/>
              </w:rPr>
              <w:t>Extreme</w:t>
            </w:r>
          </w:p>
        </w:tc>
        <w:tc>
          <w:tcPr>
            <w:tcW w:w="2077" w:type="dxa"/>
            <w:hideMark/>
          </w:tcPr>
          <w:p w14:paraId="5340EF5F" w14:textId="77777777" w:rsidR="00DD5112" w:rsidRPr="00DD5112" w:rsidRDefault="00DD5112" w:rsidP="00DD5112">
            <w:pPr>
              <w:pStyle w:val="NormalIndent"/>
              <w:rPr>
                <w:sz w:val="20"/>
              </w:rPr>
            </w:pPr>
            <w:r w:rsidRPr="00DD5112">
              <w:rPr>
                <w:sz w:val="20"/>
              </w:rPr>
              <w:t>Maximum operating</w:t>
            </w:r>
          </w:p>
        </w:tc>
        <w:tc>
          <w:tcPr>
            <w:tcW w:w="1785" w:type="dxa"/>
            <w:hideMark/>
          </w:tcPr>
          <w:p w14:paraId="7D2C0346" w14:textId="77777777" w:rsidR="00DD5112" w:rsidRPr="00DD5112" w:rsidRDefault="00DD5112" w:rsidP="00DD5112">
            <w:pPr>
              <w:pStyle w:val="NormalIndent"/>
              <w:rPr>
                <w:sz w:val="20"/>
              </w:rPr>
            </w:pPr>
            <w:r w:rsidRPr="00DD5112">
              <w:rPr>
                <w:sz w:val="20"/>
              </w:rPr>
              <w:t>Design</w:t>
            </w:r>
          </w:p>
        </w:tc>
        <w:tc>
          <w:tcPr>
            <w:tcW w:w="1652" w:type="dxa"/>
            <w:hideMark/>
          </w:tcPr>
          <w:p w14:paraId="1C86869F" w14:textId="77777777" w:rsidR="00DD5112" w:rsidRPr="00DD5112" w:rsidRDefault="00DD5112" w:rsidP="00DD5112">
            <w:pPr>
              <w:pStyle w:val="NormalIndent"/>
              <w:rPr>
                <w:sz w:val="20"/>
              </w:rPr>
            </w:pPr>
            <w:r w:rsidRPr="00DD5112">
              <w:rPr>
                <w:sz w:val="20"/>
              </w:rPr>
              <w:t>Yes</w:t>
            </w:r>
          </w:p>
        </w:tc>
        <w:tc>
          <w:tcPr>
            <w:tcW w:w="1318" w:type="dxa"/>
            <w:noWrap/>
            <w:hideMark/>
          </w:tcPr>
          <w:p w14:paraId="6FE754B4" w14:textId="77777777" w:rsidR="00DD5112" w:rsidRPr="00DD5112" w:rsidRDefault="00DD5112" w:rsidP="00DD5112">
            <w:pPr>
              <w:pStyle w:val="NormalIndent"/>
              <w:rPr>
                <w:sz w:val="20"/>
              </w:rPr>
            </w:pPr>
            <w:r w:rsidRPr="00DD5112">
              <w:rPr>
                <w:sz w:val="20"/>
              </w:rPr>
              <w:t>1.2</w:t>
            </w:r>
          </w:p>
        </w:tc>
      </w:tr>
      <w:tr w:rsidR="00DD5112" w:rsidRPr="00DD5112" w14:paraId="37263B2F" w14:textId="77777777" w:rsidTr="00CE355C">
        <w:trPr>
          <w:trHeight w:val="243"/>
        </w:trPr>
        <w:tc>
          <w:tcPr>
            <w:tcW w:w="1326" w:type="dxa"/>
            <w:noWrap/>
            <w:hideMark/>
          </w:tcPr>
          <w:p w14:paraId="39B41CFF" w14:textId="77777777" w:rsidR="00DD5112" w:rsidRPr="00DD5112" w:rsidRDefault="00DD5112" w:rsidP="00DD5112">
            <w:pPr>
              <w:pStyle w:val="NormalIndent"/>
              <w:rPr>
                <w:sz w:val="20"/>
              </w:rPr>
            </w:pPr>
            <w:r w:rsidRPr="00DD5112">
              <w:rPr>
                <w:sz w:val="20"/>
              </w:rPr>
              <w:t>5</w:t>
            </w:r>
          </w:p>
        </w:tc>
        <w:tc>
          <w:tcPr>
            <w:tcW w:w="1796" w:type="dxa"/>
            <w:hideMark/>
          </w:tcPr>
          <w:p w14:paraId="4DC942B2" w14:textId="77777777" w:rsidR="00DD5112" w:rsidRPr="00DD5112" w:rsidRDefault="00DD5112" w:rsidP="00DD5112">
            <w:pPr>
              <w:pStyle w:val="NormalIndent"/>
              <w:rPr>
                <w:sz w:val="20"/>
              </w:rPr>
            </w:pPr>
            <w:r w:rsidRPr="00DD5112">
              <w:rPr>
                <w:sz w:val="20"/>
              </w:rPr>
              <w:t>Temporary</w:t>
            </w:r>
          </w:p>
        </w:tc>
        <w:tc>
          <w:tcPr>
            <w:tcW w:w="2077" w:type="dxa"/>
            <w:hideMark/>
          </w:tcPr>
          <w:p w14:paraId="3D107B42" w14:textId="77777777" w:rsidR="00DD5112" w:rsidRPr="00DD5112" w:rsidRDefault="00DD5112" w:rsidP="00DD5112">
            <w:pPr>
              <w:pStyle w:val="NormalIndent"/>
              <w:rPr>
                <w:sz w:val="20"/>
              </w:rPr>
            </w:pPr>
            <w:r w:rsidRPr="00DD5112">
              <w:rPr>
                <w:sz w:val="20"/>
              </w:rPr>
              <w:t>Temporary</w:t>
            </w:r>
          </w:p>
        </w:tc>
        <w:tc>
          <w:tcPr>
            <w:tcW w:w="1785" w:type="dxa"/>
            <w:hideMark/>
          </w:tcPr>
          <w:p w14:paraId="3C556F97" w14:textId="77777777" w:rsidR="00DD5112" w:rsidRPr="00DD5112" w:rsidRDefault="00DD5112" w:rsidP="00DD5112">
            <w:pPr>
              <w:pStyle w:val="NormalIndent"/>
              <w:rPr>
                <w:sz w:val="20"/>
              </w:rPr>
            </w:pPr>
            <w:r w:rsidRPr="00DD5112">
              <w:rPr>
                <w:sz w:val="20"/>
              </w:rPr>
              <w:t>Associated</w:t>
            </w:r>
          </w:p>
        </w:tc>
        <w:tc>
          <w:tcPr>
            <w:tcW w:w="1652" w:type="dxa"/>
            <w:hideMark/>
          </w:tcPr>
          <w:p w14:paraId="34A6BAD0" w14:textId="77777777" w:rsidR="00DD5112" w:rsidRPr="00DD5112" w:rsidRDefault="00DD5112" w:rsidP="00DD5112">
            <w:pPr>
              <w:pStyle w:val="NormalIndent"/>
              <w:rPr>
                <w:sz w:val="20"/>
              </w:rPr>
            </w:pPr>
            <w:r w:rsidRPr="00DD5112">
              <w:rPr>
                <w:sz w:val="20"/>
              </w:rPr>
              <w:t>No</w:t>
            </w:r>
          </w:p>
        </w:tc>
        <w:tc>
          <w:tcPr>
            <w:tcW w:w="1318" w:type="dxa"/>
            <w:noWrap/>
            <w:hideMark/>
          </w:tcPr>
          <w:p w14:paraId="7B5997EC" w14:textId="77777777" w:rsidR="00DD5112" w:rsidRPr="00DD5112" w:rsidRDefault="00DD5112" w:rsidP="00DD5112">
            <w:pPr>
              <w:pStyle w:val="NormalIndent"/>
              <w:rPr>
                <w:sz w:val="20"/>
              </w:rPr>
            </w:pPr>
            <w:r w:rsidRPr="00DD5112">
              <w:rPr>
                <w:sz w:val="20"/>
              </w:rPr>
              <w:t>1.2</w:t>
            </w:r>
          </w:p>
        </w:tc>
      </w:tr>
      <w:tr w:rsidR="00DD5112" w:rsidRPr="00DD5112" w14:paraId="5DDC3D24" w14:textId="77777777" w:rsidTr="00CE355C">
        <w:trPr>
          <w:trHeight w:val="256"/>
        </w:trPr>
        <w:tc>
          <w:tcPr>
            <w:tcW w:w="1326" w:type="dxa"/>
            <w:noWrap/>
            <w:hideMark/>
          </w:tcPr>
          <w:p w14:paraId="50B95D0E" w14:textId="77777777" w:rsidR="00DD5112" w:rsidRPr="00DD5112" w:rsidRDefault="00DD5112" w:rsidP="00DD5112">
            <w:pPr>
              <w:pStyle w:val="NormalIndent"/>
              <w:rPr>
                <w:sz w:val="20"/>
              </w:rPr>
            </w:pPr>
            <w:r w:rsidRPr="00DD5112">
              <w:rPr>
                <w:sz w:val="20"/>
              </w:rPr>
              <w:t>6</w:t>
            </w:r>
          </w:p>
        </w:tc>
        <w:tc>
          <w:tcPr>
            <w:tcW w:w="1796" w:type="dxa"/>
            <w:hideMark/>
          </w:tcPr>
          <w:p w14:paraId="7233B9E6" w14:textId="77777777" w:rsidR="00DD5112" w:rsidRPr="00DD5112" w:rsidRDefault="00DD5112" w:rsidP="00DD5112">
            <w:pPr>
              <w:pStyle w:val="NormalIndent"/>
              <w:rPr>
                <w:sz w:val="20"/>
              </w:rPr>
            </w:pPr>
            <w:r w:rsidRPr="00DD5112">
              <w:rPr>
                <w:sz w:val="20"/>
              </w:rPr>
              <w:t>Test</w:t>
            </w:r>
            <w:r w:rsidRPr="00DD5112">
              <w:rPr>
                <w:sz w:val="20"/>
                <w:vertAlign w:val="superscript"/>
              </w:rPr>
              <w:t>d</w:t>
            </w:r>
          </w:p>
        </w:tc>
        <w:tc>
          <w:tcPr>
            <w:tcW w:w="2077" w:type="dxa"/>
            <w:hideMark/>
          </w:tcPr>
          <w:p w14:paraId="456FA843" w14:textId="77777777" w:rsidR="00DD5112" w:rsidRPr="00DD5112" w:rsidRDefault="00DD5112" w:rsidP="00DD5112">
            <w:pPr>
              <w:pStyle w:val="NormalIndent"/>
              <w:rPr>
                <w:sz w:val="20"/>
              </w:rPr>
            </w:pPr>
            <w:r w:rsidRPr="00DD5112">
              <w:rPr>
                <w:sz w:val="20"/>
              </w:rPr>
              <w:t>Maximum operating</w:t>
            </w:r>
          </w:p>
        </w:tc>
        <w:tc>
          <w:tcPr>
            <w:tcW w:w="1785" w:type="dxa"/>
            <w:hideMark/>
          </w:tcPr>
          <w:p w14:paraId="6796E7FB" w14:textId="77777777" w:rsidR="00DD5112" w:rsidRPr="00DD5112" w:rsidRDefault="00DD5112" w:rsidP="00DD5112">
            <w:pPr>
              <w:pStyle w:val="NormalIndent"/>
              <w:rPr>
                <w:sz w:val="20"/>
              </w:rPr>
            </w:pPr>
            <w:r w:rsidRPr="00DD5112">
              <w:rPr>
                <w:sz w:val="20"/>
              </w:rPr>
              <w:t>Test</w:t>
            </w:r>
            <w:r w:rsidRPr="00DD5112">
              <w:rPr>
                <w:sz w:val="20"/>
                <w:vertAlign w:val="superscript"/>
              </w:rPr>
              <w:t>d</w:t>
            </w:r>
          </w:p>
        </w:tc>
        <w:tc>
          <w:tcPr>
            <w:tcW w:w="1652" w:type="dxa"/>
            <w:hideMark/>
          </w:tcPr>
          <w:p w14:paraId="234E79A1" w14:textId="77777777" w:rsidR="00DD5112" w:rsidRPr="00DD5112" w:rsidRDefault="00DD5112" w:rsidP="00DD5112">
            <w:pPr>
              <w:pStyle w:val="NormalIndent"/>
              <w:rPr>
                <w:sz w:val="20"/>
              </w:rPr>
            </w:pPr>
            <w:r w:rsidRPr="00DD5112">
              <w:rPr>
                <w:sz w:val="20"/>
              </w:rPr>
              <w:t>No</w:t>
            </w:r>
          </w:p>
        </w:tc>
        <w:tc>
          <w:tcPr>
            <w:tcW w:w="1318" w:type="dxa"/>
            <w:noWrap/>
            <w:hideMark/>
          </w:tcPr>
          <w:p w14:paraId="149CC91E" w14:textId="77777777" w:rsidR="00DD5112" w:rsidRPr="00DD5112" w:rsidRDefault="00DD5112" w:rsidP="00DD5112">
            <w:pPr>
              <w:pStyle w:val="NormalIndent"/>
              <w:rPr>
                <w:sz w:val="20"/>
              </w:rPr>
            </w:pPr>
            <w:r w:rsidRPr="00DD5112">
              <w:rPr>
                <w:sz w:val="20"/>
              </w:rPr>
              <w:t>1.35</w:t>
            </w:r>
          </w:p>
        </w:tc>
      </w:tr>
      <w:tr w:rsidR="00DD5112" w:rsidRPr="00DD5112" w14:paraId="291AAB90" w14:textId="77777777" w:rsidTr="00CE355C">
        <w:trPr>
          <w:trHeight w:val="248"/>
        </w:trPr>
        <w:tc>
          <w:tcPr>
            <w:tcW w:w="1326" w:type="dxa"/>
            <w:noWrap/>
            <w:hideMark/>
          </w:tcPr>
          <w:p w14:paraId="65228596" w14:textId="77777777" w:rsidR="00DD5112" w:rsidRPr="00DD5112" w:rsidRDefault="00DD5112" w:rsidP="00DD5112">
            <w:pPr>
              <w:pStyle w:val="NormalIndent"/>
              <w:rPr>
                <w:sz w:val="20"/>
              </w:rPr>
            </w:pPr>
            <w:r w:rsidRPr="00DD5112">
              <w:rPr>
                <w:sz w:val="20"/>
              </w:rPr>
              <w:t>7</w:t>
            </w:r>
          </w:p>
        </w:tc>
        <w:tc>
          <w:tcPr>
            <w:tcW w:w="1796" w:type="dxa"/>
            <w:hideMark/>
          </w:tcPr>
          <w:p w14:paraId="786BC0D4" w14:textId="77777777" w:rsidR="00DD5112" w:rsidRPr="00DD5112" w:rsidRDefault="00DD5112" w:rsidP="00DD5112">
            <w:pPr>
              <w:pStyle w:val="NormalIndent"/>
              <w:rPr>
                <w:sz w:val="20"/>
              </w:rPr>
            </w:pPr>
            <w:r w:rsidRPr="00DD5112">
              <w:rPr>
                <w:sz w:val="20"/>
              </w:rPr>
              <w:t>Survival</w:t>
            </w:r>
          </w:p>
        </w:tc>
        <w:tc>
          <w:tcPr>
            <w:tcW w:w="2077" w:type="dxa"/>
            <w:hideMark/>
          </w:tcPr>
          <w:p w14:paraId="58D17016" w14:textId="77777777" w:rsidR="00DD5112" w:rsidRPr="00DD5112" w:rsidRDefault="00DD5112" w:rsidP="00DD5112">
            <w:pPr>
              <w:pStyle w:val="NormalIndent"/>
              <w:rPr>
                <w:sz w:val="20"/>
              </w:rPr>
            </w:pPr>
            <w:r w:rsidRPr="00DD5112">
              <w:rPr>
                <w:sz w:val="20"/>
              </w:rPr>
              <w:t>Survival</w:t>
            </w:r>
          </w:p>
        </w:tc>
        <w:tc>
          <w:tcPr>
            <w:tcW w:w="1785" w:type="dxa"/>
            <w:hideMark/>
          </w:tcPr>
          <w:p w14:paraId="75C5EB8F" w14:textId="77777777" w:rsidR="00DD5112" w:rsidRPr="00DD5112" w:rsidRDefault="00DD5112" w:rsidP="00DD5112">
            <w:pPr>
              <w:pStyle w:val="NormalIndent"/>
              <w:rPr>
                <w:sz w:val="20"/>
              </w:rPr>
            </w:pPr>
            <w:r w:rsidRPr="00DD5112">
              <w:rPr>
                <w:sz w:val="20"/>
              </w:rPr>
              <w:t>Associated</w:t>
            </w:r>
          </w:p>
        </w:tc>
        <w:tc>
          <w:tcPr>
            <w:tcW w:w="1652" w:type="dxa"/>
            <w:hideMark/>
          </w:tcPr>
          <w:p w14:paraId="44EAB88C" w14:textId="77777777" w:rsidR="00DD5112" w:rsidRPr="00DD5112" w:rsidRDefault="00DD5112" w:rsidP="00DD5112">
            <w:pPr>
              <w:pStyle w:val="NormalIndent"/>
              <w:rPr>
                <w:sz w:val="20"/>
              </w:rPr>
            </w:pPr>
            <w:r w:rsidRPr="00DD5112">
              <w:rPr>
                <w:sz w:val="20"/>
              </w:rPr>
              <w:t>No</w:t>
            </w:r>
          </w:p>
        </w:tc>
        <w:tc>
          <w:tcPr>
            <w:tcW w:w="1318" w:type="dxa"/>
            <w:noWrap/>
            <w:hideMark/>
          </w:tcPr>
          <w:p w14:paraId="7BB6A667" w14:textId="77777777" w:rsidR="00DD5112" w:rsidRPr="00DD5112" w:rsidRDefault="00DD5112" w:rsidP="00DD5112">
            <w:pPr>
              <w:pStyle w:val="NormalIndent"/>
              <w:rPr>
                <w:sz w:val="20"/>
              </w:rPr>
            </w:pPr>
            <w:r w:rsidRPr="00DD5112">
              <w:rPr>
                <w:sz w:val="20"/>
              </w:rPr>
              <w:t>1.5</w:t>
            </w:r>
          </w:p>
        </w:tc>
      </w:tr>
      <w:tr w:rsidR="00DD5112" w:rsidRPr="00DD5112" w14:paraId="19CF3108" w14:textId="77777777" w:rsidTr="00CE355C">
        <w:trPr>
          <w:trHeight w:val="243"/>
        </w:trPr>
        <w:tc>
          <w:tcPr>
            <w:tcW w:w="1326" w:type="dxa"/>
            <w:noWrap/>
            <w:hideMark/>
          </w:tcPr>
          <w:p w14:paraId="7F348DBF" w14:textId="77777777" w:rsidR="00DD5112" w:rsidRPr="00DD5112" w:rsidRDefault="00DD5112" w:rsidP="00DD5112">
            <w:pPr>
              <w:pStyle w:val="NormalIndent"/>
              <w:rPr>
                <w:sz w:val="20"/>
              </w:rPr>
            </w:pPr>
            <w:r w:rsidRPr="00DD5112">
              <w:rPr>
                <w:sz w:val="20"/>
              </w:rPr>
              <w:t>8</w:t>
            </w:r>
          </w:p>
        </w:tc>
        <w:tc>
          <w:tcPr>
            <w:tcW w:w="1796" w:type="dxa"/>
            <w:hideMark/>
          </w:tcPr>
          <w:p w14:paraId="1E2EE1CF" w14:textId="77777777" w:rsidR="00DD5112" w:rsidRPr="00DD5112" w:rsidRDefault="00DD5112" w:rsidP="00DD5112">
            <w:pPr>
              <w:pStyle w:val="NormalIndent"/>
              <w:rPr>
                <w:sz w:val="20"/>
              </w:rPr>
            </w:pPr>
            <w:r w:rsidRPr="00DD5112">
              <w:rPr>
                <w:sz w:val="20"/>
              </w:rPr>
              <w:t>Survival</w:t>
            </w:r>
          </w:p>
        </w:tc>
        <w:tc>
          <w:tcPr>
            <w:tcW w:w="2077" w:type="dxa"/>
            <w:hideMark/>
          </w:tcPr>
          <w:p w14:paraId="07997AC6" w14:textId="77777777" w:rsidR="00DD5112" w:rsidRPr="00DD5112" w:rsidRDefault="00DD5112" w:rsidP="00DD5112">
            <w:pPr>
              <w:pStyle w:val="NormalIndent"/>
              <w:rPr>
                <w:sz w:val="20"/>
              </w:rPr>
            </w:pPr>
            <w:r w:rsidRPr="00DD5112">
              <w:rPr>
                <w:sz w:val="20"/>
              </w:rPr>
              <w:t>Extreme</w:t>
            </w:r>
          </w:p>
        </w:tc>
        <w:tc>
          <w:tcPr>
            <w:tcW w:w="1785" w:type="dxa"/>
            <w:hideMark/>
          </w:tcPr>
          <w:p w14:paraId="2607B6BA" w14:textId="77777777" w:rsidR="00DD5112" w:rsidRPr="00DD5112" w:rsidRDefault="00DD5112" w:rsidP="00DD5112">
            <w:pPr>
              <w:pStyle w:val="NormalIndent"/>
              <w:rPr>
                <w:sz w:val="20"/>
              </w:rPr>
            </w:pPr>
            <w:r w:rsidRPr="00DD5112">
              <w:rPr>
                <w:sz w:val="20"/>
              </w:rPr>
              <w:t>Associated</w:t>
            </w:r>
          </w:p>
        </w:tc>
        <w:tc>
          <w:tcPr>
            <w:tcW w:w="1652" w:type="dxa"/>
            <w:hideMark/>
          </w:tcPr>
          <w:p w14:paraId="10F9CB46" w14:textId="77777777" w:rsidR="00DD5112" w:rsidRPr="00DD5112" w:rsidRDefault="00DD5112" w:rsidP="00DD5112">
            <w:pPr>
              <w:pStyle w:val="NormalIndent"/>
              <w:rPr>
                <w:sz w:val="20"/>
              </w:rPr>
            </w:pPr>
            <w:r w:rsidRPr="00DD5112">
              <w:rPr>
                <w:sz w:val="20"/>
              </w:rPr>
              <w:t>Yes</w:t>
            </w:r>
          </w:p>
        </w:tc>
        <w:tc>
          <w:tcPr>
            <w:tcW w:w="1318" w:type="dxa"/>
            <w:noWrap/>
            <w:hideMark/>
          </w:tcPr>
          <w:p w14:paraId="59F7FDC4" w14:textId="77777777" w:rsidR="00DD5112" w:rsidRPr="00DD5112" w:rsidRDefault="00DD5112" w:rsidP="00DD5112">
            <w:pPr>
              <w:pStyle w:val="NormalIndent"/>
              <w:rPr>
                <w:sz w:val="20"/>
              </w:rPr>
            </w:pPr>
            <w:r w:rsidRPr="00DD5112">
              <w:rPr>
                <w:sz w:val="20"/>
              </w:rPr>
              <w:t>1.5</w:t>
            </w:r>
          </w:p>
        </w:tc>
      </w:tr>
      <w:tr w:rsidR="00DD5112" w:rsidRPr="00DD5112" w14:paraId="502E75EE" w14:textId="77777777" w:rsidTr="00CE355C">
        <w:trPr>
          <w:trHeight w:val="202"/>
        </w:trPr>
        <w:tc>
          <w:tcPr>
            <w:tcW w:w="1326" w:type="dxa"/>
            <w:noWrap/>
            <w:hideMark/>
          </w:tcPr>
          <w:p w14:paraId="3C98B7CE" w14:textId="77777777" w:rsidR="00DD5112" w:rsidRPr="00DD5112" w:rsidRDefault="00DD5112" w:rsidP="00DD5112">
            <w:pPr>
              <w:pStyle w:val="NormalIndent"/>
              <w:rPr>
                <w:sz w:val="20"/>
              </w:rPr>
            </w:pPr>
            <w:r w:rsidRPr="00DD5112">
              <w:rPr>
                <w:sz w:val="20"/>
              </w:rPr>
              <w:t>9</w:t>
            </w:r>
          </w:p>
        </w:tc>
        <w:tc>
          <w:tcPr>
            <w:tcW w:w="1796" w:type="dxa"/>
            <w:hideMark/>
          </w:tcPr>
          <w:p w14:paraId="49D020A5" w14:textId="77777777" w:rsidR="00DD5112" w:rsidRPr="00DD5112" w:rsidRDefault="00DD5112" w:rsidP="00DD5112">
            <w:pPr>
              <w:pStyle w:val="NormalIndent"/>
              <w:rPr>
                <w:sz w:val="20"/>
              </w:rPr>
            </w:pPr>
            <w:r w:rsidRPr="00DD5112">
              <w:rPr>
                <w:sz w:val="20"/>
              </w:rPr>
              <w:t>Fatigue</w:t>
            </w:r>
          </w:p>
        </w:tc>
        <w:tc>
          <w:tcPr>
            <w:tcW w:w="2077" w:type="dxa"/>
            <w:hideMark/>
          </w:tcPr>
          <w:p w14:paraId="5081265E" w14:textId="77777777" w:rsidR="00DD5112" w:rsidRPr="00DD5112" w:rsidRDefault="00DD5112" w:rsidP="00DD5112">
            <w:pPr>
              <w:pStyle w:val="NormalIndent"/>
              <w:rPr>
                <w:sz w:val="20"/>
              </w:rPr>
            </w:pPr>
            <w:r w:rsidRPr="00DD5112">
              <w:rPr>
                <w:sz w:val="20"/>
              </w:rPr>
              <w:t>Fatigue</w:t>
            </w:r>
          </w:p>
        </w:tc>
        <w:tc>
          <w:tcPr>
            <w:tcW w:w="1785" w:type="dxa"/>
            <w:hideMark/>
          </w:tcPr>
          <w:p w14:paraId="05A9C87B" w14:textId="77777777" w:rsidR="00DD5112" w:rsidRPr="00DD5112" w:rsidRDefault="00DD5112" w:rsidP="00DD5112">
            <w:pPr>
              <w:pStyle w:val="NormalIndent"/>
              <w:rPr>
                <w:sz w:val="20"/>
              </w:rPr>
            </w:pPr>
            <w:r w:rsidRPr="00DD5112">
              <w:rPr>
                <w:sz w:val="20"/>
              </w:rPr>
              <w:t>Operating</w:t>
            </w:r>
          </w:p>
        </w:tc>
        <w:tc>
          <w:tcPr>
            <w:tcW w:w="1652" w:type="dxa"/>
            <w:hideMark/>
          </w:tcPr>
          <w:p w14:paraId="5D7CD27A" w14:textId="77777777" w:rsidR="00DD5112" w:rsidRPr="00DD5112" w:rsidRDefault="00DD5112" w:rsidP="00DD5112">
            <w:pPr>
              <w:pStyle w:val="NormalIndent"/>
              <w:rPr>
                <w:sz w:val="20"/>
              </w:rPr>
            </w:pPr>
            <w:r w:rsidRPr="00DD5112">
              <w:rPr>
                <w:sz w:val="20"/>
              </w:rPr>
              <w:t>No</w:t>
            </w:r>
          </w:p>
        </w:tc>
        <w:tc>
          <w:tcPr>
            <w:tcW w:w="1318" w:type="dxa"/>
            <w:hideMark/>
          </w:tcPr>
          <w:p w14:paraId="18A36A37" w14:textId="77777777" w:rsidR="00DD5112" w:rsidRPr="00DD5112" w:rsidRDefault="00DD5112" w:rsidP="00DD5112">
            <w:pPr>
              <w:pStyle w:val="NormalIndent"/>
              <w:rPr>
                <w:sz w:val="20"/>
              </w:rPr>
            </w:pPr>
            <w:r w:rsidRPr="00DD5112">
              <w:rPr>
                <w:sz w:val="20"/>
              </w:rPr>
              <w:t>Note</w:t>
            </w:r>
            <w:r w:rsidRPr="00DD5112">
              <w:rPr>
                <w:sz w:val="20"/>
                <w:vertAlign w:val="superscript"/>
              </w:rPr>
              <w:t>c</w:t>
            </w:r>
          </w:p>
        </w:tc>
      </w:tr>
    </w:tbl>
    <w:p w14:paraId="55CA2431" w14:textId="77777777" w:rsidR="00DD5112" w:rsidRDefault="00DD5112" w:rsidP="00DD5112">
      <w:pPr>
        <w:pStyle w:val="NormalIndent"/>
      </w:pPr>
    </w:p>
    <w:p w14:paraId="2B6B655B" w14:textId="77777777" w:rsidR="00CC3CA5" w:rsidRDefault="00CC3CA5" w:rsidP="00CC3CA5">
      <w:pPr>
        <w:pStyle w:val="Heading1"/>
      </w:pPr>
      <w:bookmarkStart w:id="43" w:name="_Toc524525635"/>
      <w:r>
        <w:t>References.</w:t>
      </w:r>
      <w:bookmarkEnd w:id="43"/>
    </w:p>
    <w:p w14:paraId="7AB85B41" w14:textId="71FD11FF" w:rsidR="00CC3CA5" w:rsidRDefault="008E3ABB" w:rsidP="00896A29">
      <w:pPr>
        <w:pStyle w:val="NormalIndent"/>
        <w:numPr>
          <w:ilvl w:val="0"/>
          <w:numId w:val="64"/>
        </w:numPr>
      </w:pPr>
      <w:r w:rsidRPr="008E3ABB">
        <w:t>API RP 2RD 1st Ed with errata (2009) Design of Risers for FPSs and TLPs</w:t>
      </w:r>
      <w:r>
        <w:t xml:space="preserve"> (June 2009)</w:t>
      </w:r>
    </w:p>
    <w:p w14:paraId="7ABB0FE6" w14:textId="05DA1AF8" w:rsidR="00896A29" w:rsidRDefault="00896A29" w:rsidP="00896A29">
      <w:pPr>
        <w:pStyle w:val="NormalIndent"/>
        <w:numPr>
          <w:ilvl w:val="0"/>
          <w:numId w:val="64"/>
        </w:numPr>
      </w:pPr>
      <w:r w:rsidRPr="00C357C5">
        <w:t>Dropbox\0119 Programming\001 VMStress2RD\Ref</w:t>
      </w:r>
    </w:p>
    <w:p w14:paraId="4C288BD5" w14:textId="1DA8FC29" w:rsidR="003D560F" w:rsidRDefault="003D560F" w:rsidP="003D560F">
      <w:pPr>
        <w:pStyle w:val="NormalIndent"/>
        <w:numPr>
          <w:ilvl w:val="0"/>
          <w:numId w:val="64"/>
        </w:numPr>
      </w:pPr>
      <w:r w:rsidRPr="003D560F">
        <w:t>API STD 2RD 2nd Ed (2013) Dynamic Risers for Floating Production Systems</w:t>
      </w:r>
    </w:p>
    <w:p w14:paraId="76DE815D" w14:textId="0A233017" w:rsidR="003D560F" w:rsidRDefault="003D560F" w:rsidP="003D560F">
      <w:pPr>
        <w:pStyle w:val="NormalIndent"/>
        <w:numPr>
          <w:ilvl w:val="0"/>
          <w:numId w:val="64"/>
        </w:numPr>
      </w:pPr>
      <w:r w:rsidRPr="003D560F">
        <w:t>API RP 1111 4th Ed (2009) Design, Construction, Operation, and Maintenance of Offshore Hydrocarbon Pipelines (Limit State Design)</w:t>
      </w:r>
    </w:p>
    <w:p w14:paraId="02F887F9" w14:textId="36FFF1EC" w:rsidR="003D560F" w:rsidRDefault="0044167C" w:rsidP="0044167C">
      <w:pPr>
        <w:pStyle w:val="NormalIndent"/>
        <w:numPr>
          <w:ilvl w:val="0"/>
          <w:numId w:val="64"/>
        </w:numPr>
      </w:pPr>
      <w:r w:rsidRPr="0044167C">
        <w:lastRenderedPageBreak/>
        <w:t>ASME B31.8 (2007) Gas Transportation and Distribution Piping Systems</w:t>
      </w:r>
    </w:p>
    <w:p w14:paraId="7E10BE93" w14:textId="3650D60A" w:rsidR="0044167C" w:rsidRDefault="0044167C" w:rsidP="0044167C">
      <w:pPr>
        <w:pStyle w:val="NormalIndent"/>
        <w:numPr>
          <w:ilvl w:val="0"/>
          <w:numId w:val="64"/>
        </w:numPr>
      </w:pPr>
      <w:r w:rsidRPr="0044167C">
        <w:t>DNV OS F201 (2001) Dynamic Risers</w:t>
      </w:r>
    </w:p>
    <w:p w14:paraId="562FFFA5" w14:textId="4E144B6C" w:rsidR="0044167C" w:rsidRDefault="0044167C" w:rsidP="0044167C">
      <w:pPr>
        <w:pStyle w:val="NormalIndent"/>
        <w:numPr>
          <w:ilvl w:val="0"/>
          <w:numId w:val="64"/>
        </w:numPr>
      </w:pPr>
      <w:r w:rsidRPr="0044167C">
        <w:t>DNV OS F201 (2010) Dynamic Risers</w:t>
      </w:r>
    </w:p>
    <w:p w14:paraId="6640B458" w14:textId="77777777" w:rsidR="00CC3CA5" w:rsidRDefault="00CC3CA5" w:rsidP="001C09F0">
      <w:pPr>
        <w:pStyle w:val="NormalIndent"/>
        <w:ind w:left="0"/>
      </w:pPr>
    </w:p>
    <w:p w14:paraId="0A4B36B8" w14:textId="77777777" w:rsidR="00CC3CA5" w:rsidRDefault="00CC3CA5" w:rsidP="00CC3CA5">
      <w:pPr>
        <w:pStyle w:val="Heading7"/>
      </w:pPr>
      <w:r>
        <w:t xml:space="preserve"> </w:t>
      </w:r>
      <w:bookmarkStart w:id="44" w:name="_Toc524525636"/>
      <w:r>
        <w:t>– PROGRAM HISTORY</w:t>
      </w:r>
      <w:bookmarkEnd w:id="44"/>
    </w:p>
    <w:p w14:paraId="027EDF3A" w14:textId="77777777" w:rsidR="00CC3CA5" w:rsidRDefault="00CC3CA5" w:rsidP="00CC3CA5">
      <w:pPr>
        <w:pStyle w:val="NormalIndent"/>
        <w:ind w:left="720"/>
      </w:pPr>
    </w:p>
    <w:p w14:paraId="58467841" w14:textId="69FE92B2" w:rsidR="00CC3CA5" w:rsidRDefault="00984483" w:rsidP="00CC3CA5">
      <w:pPr>
        <w:pStyle w:val="NormalIndent"/>
        <w:ind w:left="720"/>
      </w:pPr>
      <w:r>
        <w:t>TBA</w:t>
      </w:r>
    </w:p>
    <w:p w14:paraId="22803AB2" w14:textId="77777777" w:rsidR="00CC3CA5" w:rsidRDefault="00CC3CA5" w:rsidP="00CC3CA5">
      <w:pPr>
        <w:pStyle w:val="NormalIndent"/>
        <w:ind w:left="720"/>
      </w:pPr>
    </w:p>
    <w:tbl>
      <w:tblPr>
        <w:tblStyle w:val="TableGrid"/>
        <w:tblW w:w="0" w:type="auto"/>
        <w:tblInd w:w="720" w:type="dxa"/>
        <w:tblLook w:val="04A0" w:firstRow="1" w:lastRow="0" w:firstColumn="1" w:lastColumn="0" w:noHBand="0" w:noVBand="1"/>
      </w:tblPr>
      <w:tblGrid>
        <w:gridCol w:w="3106"/>
        <w:gridCol w:w="3102"/>
        <w:gridCol w:w="3026"/>
      </w:tblGrid>
      <w:tr w:rsidR="00CC3CA5" w14:paraId="3D551800" w14:textId="77777777" w:rsidTr="00A07CEA">
        <w:tc>
          <w:tcPr>
            <w:tcW w:w="3318" w:type="dxa"/>
          </w:tcPr>
          <w:p w14:paraId="2C588A6B" w14:textId="77777777" w:rsidR="00CC3CA5" w:rsidRDefault="00CC3CA5" w:rsidP="00A07CEA">
            <w:pPr>
              <w:pStyle w:val="NormalIndent"/>
              <w:ind w:left="0"/>
            </w:pPr>
            <w:r w:rsidRPr="00270C26">
              <w:t>Revision Date</w:t>
            </w:r>
          </w:p>
        </w:tc>
        <w:tc>
          <w:tcPr>
            <w:tcW w:w="3318" w:type="dxa"/>
          </w:tcPr>
          <w:p w14:paraId="5BC2F6D9" w14:textId="77777777" w:rsidR="00CC3CA5" w:rsidRDefault="00CC3CA5" w:rsidP="00A07CEA">
            <w:pPr>
              <w:pStyle w:val="NormalIndent"/>
              <w:ind w:left="0"/>
            </w:pPr>
            <w:r w:rsidRPr="00270C26">
              <w:t>Features</w:t>
            </w:r>
          </w:p>
        </w:tc>
        <w:tc>
          <w:tcPr>
            <w:tcW w:w="3318" w:type="dxa"/>
          </w:tcPr>
          <w:p w14:paraId="6184C3B6" w14:textId="77777777" w:rsidR="00CC3CA5" w:rsidRDefault="00CC3CA5" w:rsidP="00A07CEA">
            <w:pPr>
              <w:pStyle w:val="NormalIndent"/>
              <w:ind w:left="0"/>
            </w:pPr>
          </w:p>
        </w:tc>
      </w:tr>
      <w:tr w:rsidR="00CC3CA5" w14:paraId="41CE3A4A" w14:textId="77777777" w:rsidTr="00A07CEA">
        <w:tc>
          <w:tcPr>
            <w:tcW w:w="3318" w:type="dxa"/>
          </w:tcPr>
          <w:p w14:paraId="04868DA6" w14:textId="2E631952" w:rsidR="00CC3CA5" w:rsidRDefault="00CC3CA5" w:rsidP="00A07CEA">
            <w:pPr>
              <w:pStyle w:val="NormalIndent"/>
              <w:ind w:left="0"/>
            </w:pPr>
          </w:p>
        </w:tc>
        <w:tc>
          <w:tcPr>
            <w:tcW w:w="3318" w:type="dxa"/>
          </w:tcPr>
          <w:p w14:paraId="1E418172" w14:textId="0A7E67DC" w:rsidR="00CC3CA5" w:rsidRDefault="00CC3CA5" w:rsidP="00984483">
            <w:pPr>
              <w:pStyle w:val="NormalIndent"/>
              <w:ind w:left="0"/>
            </w:pPr>
          </w:p>
        </w:tc>
        <w:tc>
          <w:tcPr>
            <w:tcW w:w="3318" w:type="dxa"/>
          </w:tcPr>
          <w:p w14:paraId="520FC390" w14:textId="77777777" w:rsidR="00CC3CA5" w:rsidRDefault="00CC3CA5" w:rsidP="00A07CEA">
            <w:pPr>
              <w:pStyle w:val="NormalIndent"/>
              <w:ind w:left="0"/>
            </w:pPr>
          </w:p>
        </w:tc>
      </w:tr>
    </w:tbl>
    <w:p w14:paraId="2F0DA95A" w14:textId="77777777" w:rsidR="00CC3CA5" w:rsidRDefault="00CC3CA5" w:rsidP="001C09F0">
      <w:pPr>
        <w:pStyle w:val="NormalIndent"/>
        <w:ind w:left="0"/>
      </w:pPr>
    </w:p>
    <w:p w14:paraId="3A269FF6" w14:textId="110CB3E9" w:rsidR="00CC3CA5" w:rsidRDefault="00CC3CA5" w:rsidP="001F1804">
      <w:pPr>
        <w:pStyle w:val="Caption"/>
      </w:pPr>
      <w:r>
        <w:tab/>
      </w:r>
      <w:r w:rsidR="001F1804">
        <w:t xml:space="preserve">Table </w:t>
      </w:r>
      <w:r w:rsidR="00EF7D23">
        <w:fldChar w:fldCharType="begin"/>
      </w:r>
      <w:r w:rsidR="00EF7D23">
        <w:instrText xml:space="preserve"> STYLEREF 1 \s </w:instrText>
      </w:r>
      <w:r w:rsidR="00EF7D23">
        <w:fldChar w:fldCharType="separate"/>
      </w:r>
      <w:r w:rsidR="00632D50">
        <w:rPr>
          <w:noProof/>
        </w:rPr>
        <w:t>4</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632D50">
        <w:rPr>
          <w:noProof/>
        </w:rPr>
        <w:t>1</w:t>
      </w:r>
      <w:r w:rsidR="00EF7D23">
        <w:fldChar w:fldCharType="end"/>
      </w:r>
      <w:r w:rsidR="001F1804">
        <w:t>.Program History</w:t>
      </w:r>
    </w:p>
    <w:p w14:paraId="35D4D0A0" w14:textId="77777777" w:rsidR="00CC3CA5" w:rsidRDefault="00CC3CA5" w:rsidP="001C09F0">
      <w:pPr>
        <w:pStyle w:val="NormalIndent"/>
        <w:ind w:left="0"/>
      </w:pPr>
    </w:p>
    <w:p w14:paraId="40546B28" w14:textId="1BD61EF8" w:rsidR="00CC3CA5" w:rsidRDefault="00CC3CA5" w:rsidP="00CC3CA5">
      <w:pPr>
        <w:pStyle w:val="Heading7"/>
      </w:pPr>
      <w:r>
        <w:t xml:space="preserve"> </w:t>
      </w:r>
      <w:bookmarkStart w:id="45" w:name="_Toc524525637"/>
      <w:r>
        <w:t>- ERROR LOG</w:t>
      </w:r>
      <w:bookmarkEnd w:id="45"/>
      <w:r w:rsidR="00F16FD5">
        <w:t xml:space="preserve"> for Programs</w:t>
      </w:r>
    </w:p>
    <w:p w14:paraId="06AD4709" w14:textId="35ECFE0F" w:rsidR="00CC3CA5" w:rsidRDefault="001F1804" w:rsidP="001C09F0">
      <w:pPr>
        <w:pStyle w:val="Caption"/>
      </w:pPr>
      <w:r>
        <w:t xml:space="preserve">Table </w:t>
      </w:r>
      <w:r w:rsidR="00EF7D23">
        <w:fldChar w:fldCharType="begin"/>
      </w:r>
      <w:r w:rsidR="00EF7D23">
        <w:instrText xml:space="preserve"> STYLEREF 1 \s </w:instrText>
      </w:r>
      <w:r w:rsidR="00EF7D23">
        <w:fldChar w:fldCharType="separate"/>
      </w:r>
      <w:r w:rsidR="00632D50">
        <w:rPr>
          <w:noProof/>
        </w:rPr>
        <w:t>4</w:t>
      </w:r>
      <w:r w:rsidR="00EF7D23">
        <w:fldChar w:fldCharType="end"/>
      </w:r>
      <w:r w:rsidR="00EF7D23">
        <w:noBreakHyphen/>
      </w:r>
      <w:r w:rsidR="00EF7D23">
        <w:fldChar w:fldCharType="begin"/>
      </w:r>
      <w:r w:rsidR="00EF7D23">
        <w:instrText xml:space="preserve"> SEQ Table \* ARABIC \s 1 </w:instrText>
      </w:r>
      <w:r w:rsidR="00EF7D23">
        <w:fldChar w:fldCharType="separate"/>
      </w:r>
      <w:r w:rsidR="00632D50">
        <w:rPr>
          <w:noProof/>
        </w:rPr>
        <w:t>2</w:t>
      </w:r>
      <w:r w:rsidR="00EF7D23">
        <w:fldChar w:fldCharType="end"/>
      </w:r>
      <w:r w:rsidR="001C09F0">
        <w:t>.</w:t>
      </w:r>
      <w:r w:rsidR="00F13D59">
        <w:t xml:space="preserve"> Code </w:t>
      </w:r>
      <w:r w:rsidR="001C09F0">
        <w:t>Error.</w:t>
      </w:r>
    </w:p>
    <w:tbl>
      <w:tblPr>
        <w:tblStyle w:val="TableGrid"/>
        <w:tblW w:w="10768" w:type="dxa"/>
        <w:tblLayout w:type="fixed"/>
        <w:tblLook w:val="04A0" w:firstRow="1" w:lastRow="0" w:firstColumn="1" w:lastColumn="0" w:noHBand="0" w:noVBand="1"/>
      </w:tblPr>
      <w:tblGrid>
        <w:gridCol w:w="1605"/>
        <w:gridCol w:w="1367"/>
        <w:gridCol w:w="2410"/>
        <w:gridCol w:w="2497"/>
        <w:gridCol w:w="2889"/>
      </w:tblGrid>
      <w:tr w:rsidR="004531CA" w:rsidRPr="00CA7B47" w:rsidDel="004531CA" w14:paraId="45FA895A" w14:textId="45BF2B16" w:rsidTr="004531CA">
        <w:trPr>
          <w:trHeight w:val="600"/>
          <w:del w:id="46" w:author="Author"/>
        </w:trPr>
        <w:tc>
          <w:tcPr>
            <w:tcW w:w="1605" w:type="dxa"/>
            <w:noWrap/>
            <w:hideMark/>
          </w:tcPr>
          <w:p w14:paraId="2C83C020" w14:textId="57825489" w:rsidR="004531CA" w:rsidRPr="00CA7B47" w:rsidDel="004531CA" w:rsidRDefault="004531CA" w:rsidP="004531CA">
            <w:pPr>
              <w:pStyle w:val="NormalIndent"/>
              <w:ind w:left="0"/>
              <w:jc w:val="center"/>
              <w:rPr>
                <w:del w:id="47" w:author="Author"/>
                <w:b/>
                <w:bCs/>
                <w:sz w:val="16"/>
                <w:szCs w:val="16"/>
                <w:lang w:val="en-IN"/>
                <w:rPrChange w:id="48" w:author="Author">
                  <w:rPr>
                    <w:del w:id="49" w:author="Author"/>
                    <w:b/>
                    <w:bCs/>
                    <w:sz w:val="20"/>
                    <w:lang w:val="en-IN"/>
                  </w:rPr>
                </w:rPrChange>
              </w:rPr>
            </w:pPr>
            <w:del w:id="50" w:author="Author">
              <w:r w:rsidRPr="00CA7B47" w:rsidDel="004531CA">
                <w:rPr>
                  <w:b/>
                  <w:bCs/>
                  <w:sz w:val="16"/>
                  <w:szCs w:val="16"/>
                  <w:rPrChange w:id="51" w:author="Author">
                    <w:rPr>
                      <w:b/>
                      <w:bCs/>
                      <w:sz w:val="20"/>
                    </w:rPr>
                  </w:rPrChange>
                </w:rPr>
                <w:delText>Project Folder</w:delText>
              </w:r>
            </w:del>
          </w:p>
        </w:tc>
        <w:tc>
          <w:tcPr>
            <w:tcW w:w="1367" w:type="dxa"/>
            <w:noWrap/>
            <w:hideMark/>
          </w:tcPr>
          <w:p w14:paraId="556E63E4" w14:textId="3E45216B" w:rsidR="004531CA" w:rsidRPr="00CA7B47" w:rsidDel="004531CA" w:rsidRDefault="004531CA" w:rsidP="004531CA">
            <w:pPr>
              <w:pStyle w:val="NormalIndent"/>
              <w:ind w:left="0"/>
              <w:jc w:val="center"/>
              <w:rPr>
                <w:del w:id="52" w:author="Author"/>
                <w:b/>
                <w:bCs/>
                <w:sz w:val="16"/>
                <w:szCs w:val="16"/>
                <w:rPrChange w:id="53" w:author="Author">
                  <w:rPr>
                    <w:del w:id="54" w:author="Author"/>
                    <w:b/>
                    <w:bCs/>
                    <w:sz w:val="20"/>
                  </w:rPr>
                </w:rPrChange>
              </w:rPr>
            </w:pPr>
            <w:del w:id="55" w:author="Author">
              <w:r w:rsidRPr="00CA7B47" w:rsidDel="004531CA">
                <w:rPr>
                  <w:b/>
                  <w:bCs/>
                  <w:sz w:val="16"/>
                  <w:szCs w:val="16"/>
                  <w:rPrChange w:id="56" w:author="Author">
                    <w:rPr>
                      <w:b/>
                      <w:bCs/>
                      <w:sz w:val="20"/>
                    </w:rPr>
                  </w:rPrChange>
                </w:rPr>
                <w:delText xml:space="preserve">Python Program </w:delText>
              </w:r>
            </w:del>
          </w:p>
        </w:tc>
        <w:tc>
          <w:tcPr>
            <w:tcW w:w="2410" w:type="dxa"/>
            <w:noWrap/>
            <w:hideMark/>
          </w:tcPr>
          <w:p w14:paraId="06FB11A0" w14:textId="493DED27" w:rsidR="004531CA" w:rsidRPr="00CA7B47" w:rsidDel="004531CA" w:rsidRDefault="004531CA" w:rsidP="004531CA">
            <w:pPr>
              <w:pStyle w:val="NormalIndent"/>
              <w:ind w:left="0"/>
              <w:jc w:val="center"/>
              <w:rPr>
                <w:del w:id="57" w:author="Author"/>
                <w:b/>
                <w:bCs/>
                <w:sz w:val="16"/>
                <w:szCs w:val="16"/>
                <w:rPrChange w:id="58" w:author="Author">
                  <w:rPr>
                    <w:del w:id="59" w:author="Author"/>
                    <w:b/>
                    <w:bCs/>
                    <w:sz w:val="20"/>
                  </w:rPr>
                </w:rPrChange>
              </w:rPr>
            </w:pPr>
            <w:del w:id="60" w:author="Author">
              <w:r w:rsidRPr="00CA7B47" w:rsidDel="004531CA">
                <w:rPr>
                  <w:b/>
                  <w:bCs/>
                  <w:sz w:val="16"/>
                  <w:szCs w:val="16"/>
                  <w:rPrChange w:id="61" w:author="Author">
                    <w:rPr>
                      <w:b/>
                      <w:bCs/>
                      <w:sz w:val="20"/>
                    </w:rPr>
                  </w:rPrChange>
                </w:rPr>
                <w:delText>Environment Pacakage</w:delText>
              </w:r>
            </w:del>
          </w:p>
        </w:tc>
        <w:tc>
          <w:tcPr>
            <w:tcW w:w="2497" w:type="dxa"/>
            <w:noWrap/>
            <w:hideMark/>
          </w:tcPr>
          <w:p w14:paraId="68DFDAE6" w14:textId="45404D5D" w:rsidR="004531CA" w:rsidRPr="00CA7B47" w:rsidDel="004531CA" w:rsidRDefault="004531CA" w:rsidP="004531CA">
            <w:pPr>
              <w:pStyle w:val="NormalIndent"/>
              <w:ind w:left="0"/>
              <w:jc w:val="center"/>
              <w:rPr>
                <w:del w:id="62" w:author="Author"/>
                <w:b/>
                <w:bCs/>
                <w:sz w:val="16"/>
                <w:szCs w:val="16"/>
                <w:rPrChange w:id="63" w:author="Author">
                  <w:rPr>
                    <w:del w:id="64" w:author="Author"/>
                    <w:b/>
                    <w:bCs/>
                    <w:sz w:val="20"/>
                  </w:rPr>
                </w:rPrChange>
              </w:rPr>
            </w:pPr>
            <w:del w:id="65" w:author="Author">
              <w:r w:rsidRPr="00CA7B47" w:rsidDel="004531CA">
                <w:rPr>
                  <w:b/>
                  <w:bCs/>
                  <w:sz w:val="16"/>
                  <w:szCs w:val="16"/>
                  <w:rPrChange w:id="66" w:author="Author">
                    <w:rPr>
                      <w:b/>
                      <w:bCs/>
                      <w:sz w:val="20"/>
                    </w:rPr>
                  </w:rPrChange>
                </w:rPr>
                <w:delText>Run Instructions</w:delText>
              </w:r>
            </w:del>
          </w:p>
        </w:tc>
        <w:tc>
          <w:tcPr>
            <w:tcW w:w="2889" w:type="dxa"/>
            <w:noWrap/>
            <w:hideMark/>
          </w:tcPr>
          <w:p w14:paraId="6EDD9719" w14:textId="37229BC8" w:rsidR="004531CA" w:rsidRPr="00CA7B47" w:rsidDel="004531CA" w:rsidRDefault="004531CA" w:rsidP="004531CA">
            <w:pPr>
              <w:pStyle w:val="NormalIndent"/>
              <w:ind w:left="0"/>
              <w:jc w:val="center"/>
              <w:rPr>
                <w:del w:id="67" w:author="Author"/>
                <w:b/>
                <w:bCs/>
                <w:sz w:val="16"/>
                <w:szCs w:val="16"/>
                <w:rPrChange w:id="68" w:author="Author">
                  <w:rPr>
                    <w:del w:id="69" w:author="Author"/>
                    <w:b/>
                    <w:bCs/>
                    <w:sz w:val="20"/>
                  </w:rPr>
                </w:rPrChange>
              </w:rPr>
            </w:pPr>
            <w:del w:id="70" w:author="Author">
              <w:r w:rsidRPr="00CA7B47" w:rsidDel="004531CA">
                <w:rPr>
                  <w:b/>
                  <w:bCs/>
                  <w:sz w:val="16"/>
                  <w:szCs w:val="16"/>
                  <w:rPrChange w:id="71" w:author="Author">
                    <w:rPr>
                      <w:b/>
                      <w:bCs/>
                      <w:sz w:val="20"/>
                    </w:rPr>
                  </w:rPrChange>
                </w:rPr>
                <w:delText>Errors</w:delText>
              </w:r>
            </w:del>
          </w:p>
        </w:tc>
      </w:tr>
      <w:tr w:rsidR="004531CA" w:rsidRPr="00CA7B47" w:rsidDel="004531CA" w14:paraId="00EF7345" w14:textId="1BE8BA34" w:rsidTr="004531CA">
        <w:trPr>
          <w:trHeight w:val="1526"/>
          <w:del w:id="72" w:author="Author"/>
        </w:trPr>
        <w:tc>
          <w:tcPr>
            <w:tcW w:w="1605" w:type="dxa"/>
            <w:hideMark/>
          </w:tcPr>
          <w:p w14:paraId="3774117F" w14:textId="50968E98" w:rsidR="004531CA" w:rsidRPr="00CA7B47" w:rsidDel="004531CA" w:rsidRDefault="004531CA" w:rsidP="004531CA">
            <w:pPr>
              <w:pStyle w:val="NormalIndent"/>
              <w:ind w:left="0"/>
              <w:rPr>
                <w:del w:id="73" w:author="Author"/>
                <w:sz w:val="16"/>
                <w:szCs w:val="16"/>
                <w:rPrChange w:id="74" w:author="Author">
                  <w:rPr>
                    <w:del w:id="75" w:author="Author"/>
                    <w:sz w:val="20"/>
                  </w:rPr>
                </w:rPrChange>
              </w:rPr>
            </w:pPr>
            <w:del w:id="76" w:author="Author">
              <w:r w:rsidRPr="00CA7B47" w:rsidDel="004531CA">
                <w:rPr>
                  <w:sz w:val="16"/>
                  <w:szCs w:val="16"/>
                  <w:rPrChange w:id="77" w:author="Author">
                    <w:rPr>
                      <w:sz w:val="20"/>
                    </w:rPr>
                  </w:rPrChange>
                </w:rPr>
                <w:delText>002_Non-Linear_Stress_Strain_Ratio</w:delText>
              </w:r>
            </w:del>
          </w:p>
        </w:tc>
        <w:tc>
          <w:tcPr>
            <w:tcW w:w="1367" w:type="dxa"/>
            <w:hideMark/>
          </w:tcPr>
          <w:p w14:paraId="7ACFF9C5" w14:textId="1FA46F9D" w:rsidR="004531CA" w:rsidRPr="00CA7B47" w:rsidDel="004531CA" w:rsidRDefault="004531CA" w:rsidP="004531CA">
            <w:pPr>
              <w:pStyle w:val="NormalIndent"/>
              <w:ind w:left="0"/>
              <w:rPr>
                <w:del w:id="78" w:author="Author"/>
                <w:sz w:val="16"/>
                <w:szCs w:val="16"/>
                <w:rPrChange w:id="79" w:author="Author">
                  <w:rPr>
                    <w:del w:id="80" w:author="Author"/>
                    <w:sz w:val="20"/>
                  </w:rPr>
                </w:rPrChange>
              </w:rPr>
            </w:pPr>
            <w:del w:id="81" w:author="Author">
              <w:r w:rsidRPr="00CA7B47" w:rsidDel="004531CA">
                <w:rPr>
                  <w:sz w:val="16"/>
                  <w:szCs w:val="16"/>
                  <w:rPrChange w:id="82" w:author="Author">
                    <w:rPr>
                      <w:sz w:val="20"/>
                    </w:rPr>
                  </w:rPrChange>
                </w:rPr>
                <w:delText>Stress-StrainCurvesCalculation.py</w:delText>
              </w:r>
            </w:del>
          </w:p>
        </w:tc>
        <w:tc>
          <w:tcPr>
            <w:tcW w:w="2410" w:type="dxa"/>
            <w:hideMark/>
          </w:tcPr>
          <w:p w14:paraId="17ADE318" w14:textId="6C0F916B" w:rsidR="004531CA" w:rsidRPr="00CA7B47" w:rsidDel="004531CA" w:rsidRDefault="004531CA" w:rsidP="004531CA">
            <w:pPr>
              <w:pStyle w:val="NormalIndent"/>
              <w:rPr>
                <w:del w:id="83" w:author="Author"/>
                <w:sz w:val="16"/>
                <w:szCs w:val="16"/>
                <w:rPrChange w:id="84" w:author="Author">
                  <w:rPr>
                    <w:del w:id="85" w:author="Author"/>
                    <w:sz w:val="20"/>
                  </w:rPr>
                </w:rPrChange>
              </w:rPr>
            </w:pPr>
            <w:del w:id="86" w:author="Author">
              <w:r w:rsidRPr="00CA7B47" w:rsidDel="004531CA">
                <w:rPr>
                  <w:sz w:val="16"/>
                  <w:szCs w:val="16"/>
                  <w:rPrChange w:id="87" w:author="Author">
                    <w:rPr>
                      <w:sz w:val="20"/>
                    </w:rPr>
                  </w:rPrChange>
                </w:rPr>
                <w:delText>no env</w:delText>
              </w:r>
            </w:del>
          </w:p>
        </w:tc>
        <w:tc>
          <w:tcPr>
            <w:tcW w:w="2497" w:type="dxa"/>
            <w:hideMark/>
          </w:tcPr>
          <w:p w14:paraId="04EDD22F" w14:textId="441BFA7F" w:rsidR="004531CA" w:rsidRPr="00CA7B47" w:rsidDel="004531CA" w:rsidRDefault="004531CA" w:rsidP="004531CA">
            <w:pPr>
              <w:pStyle w:val="NormalIndent"/>
              <w:ind w:left="0"/>
              <w:rPr>
                <w:del w:id="88" w:author="Author"/>
                <w:sz w:val="16"/>
                <w:szCs w:val="16"/>
                <w:rPrChange w:id="89" w:author="Author">
                  <w:rPr>
                    <w:del w:id="90" w:author="Author"/>
                    <w:sz w:val="20"/>
                  </w:rPr>
                </w:rPrChange>
              </w:rPr>
            </w:pPr>
            <w:del w:id="91" w:author="Author">
              <w:r w:rsidRPr="00CA7B47" w:rsidDel="004531CA">
                <w:rPr>
                  <w:sz w:val="16"/>
                  <w:szCs w:val="16"/>
                  <w:rPrChange w:id="92" w:author="Author">
                    <w:rPr>
                      <w:sz w:val="20"/>
                    </w:rPr>
                  </w:rPrChange>
                </w:rPr>
                <w:delText xml:space="preserve">1)change directory = "F:\aceengineer\002_Non-Linear_Stress_Strain_Ratio                                                2)Run the program = "Stress-StrainCurvesCalculation.py" </w:delText>
              </w:r>
            </w:del>
          </w:p>
        </w:tc>
        <w:tc>
          <w:tcPr>
            <w:tcW w:w="2889" w:type="dxa"/>
            <w:hideMark/>
          </w:tcPr>
          <w:p w14:paraId="32A50CF9" w14:textId="1C664EC6" w:rsidR="004531CA" w:rsidRPr="00CA7B47" w:rsidDel="004531CA" w:rsidRDefault="004531CA" w:rsidP="004531CA">
            <w:pPr>
              <w:pStyle w:val="NormalIndent"/>
              <w:rPr>
                <w:del w:id="93" w:author="Author"/>
                <w:color w:val="385623" w:themeColor="accent6" w:themeShade="80"/>
                <w:sz w:val="16"/>
                <w:szCs w:val="16"/>
                <w:rPrChange w:id="94" w:author="Author">
                  <w:rPr>
                    <w:del w:id="95" w:author="Author"/>
                    <w:sz w:val="20"/>
                  </w:rPr>
                </w:rPrChange>
              </w:rPr>
            </w:pPr>
            <w:del w:id="96" w:author="Author">
              <w:r w:rsidRPr="00CA7B47" w:rsidDel="004531CA">
                <w:rPr>
                  <w:color w:val="385623" w:themeColor="accent6" w:themeShade="80"/>
                  <w:sz w:val="16"/>
                  <w:szCs w:val="16"/>
                  <w:rPrChange w:id="97" w:author="Author">
                    <w:rPr>
                      <w:sz w:val="20"/>
                    </w:rPr>
                  </w:rPrChange>
                </w:rPr>
                <w:delText>No Error</w:delText>
              </w:r>
            </w:del>
          </w:p>
        </w:tc>
      </w:tr>
      <w:tr w:rsidR="004531CA" w:rsidRPr="00CA7B47" w:rsidDel="004531CA" w14:paraId="166ECDDE" w14:textId="6340D9E1" w:rsidTr="004531CA">
        <w:trPr>
          <w:trHeight w:val="1946"/>
          <w:del w:id="98" w:author="Author"/>
        </w:trPr>
        <w:tc>
          <w:tcPr>
            <w:tcW w:w="1605" w:type="dxa"/>
            <w:hideMark/>
          </w:tcPr>
          <w:p w14:paraId="7D25C420" w14:textId="7FAB3C87" w:rsidR="004531CA" w:rsidRPr="00CA7B47" w:rsidDel="004531CA" w:rsidRDefault="004531CA" w:rsidP="004531CA">
            <w:pPr>
              <w:pStyle w:val="NormalIndent"/>
              <w:ind w:left="0"/>
              <w:rPr>
                <w:del w:id="99" w:author="Author"/>
                <w:sz w:val="16"/>
                <w:szCs w:val="16"/>
                <w:rPrChange w:id="100" w:author="Author">
                  <w:rPr>
                    <w:del w:id="101" w:author="Author"/>
                    <w:sz w:val="20"/>
                  </w:rPr>
                </w:rPrChange>
              </w:rPr>
            </w:pPr>
            <w:del w:id="102" w:author="Author">
              <w:r w:rsidRPr="00CA7B47" w:rsidDel="004531CA">
                <w:rPr>
                  <w:sz w:val="16"/>
                  <w:szCs w:val="16"/>
                  <w:rPrChange w:id="103" w:author="Author">
                    <w:rPr>
                      <w:sz w:val="20"/>
                    </w:rPr>
                  </w:rPrChange>
                </w:rPr>
                <w:delText>010_ProjectSchedule</w:delText>
              </w:r>
            </w:del>
          </w:p>
        </w:tc>
        <w:tc>
          <w:tcPr>
            <w:tcW w:w="1367" w:type="dxa"/>
            <w:hideMark/>
          </w:tcPr>
          <w:p w14:paraId="2CE20A52" w14:textId="53831838" w:rsidR="004531CA" w:rsidRPr="00CA7B47" w:rsidDel="004531CA" w:rsidRDefault="004531CA" w:rsidP="004531CA">
            <w:pPr>
              <w:pStyle w:val="NormalIndent"/>
              <w:ind w:left="0"/>
              <w:rPr>
                <w:del w:id="104" w:author="Author"/>
                <w:sz w:val="16"/>
                <w:szCs w:val="16"/>
                <w:rPrChange w:id="105" w:author="Author">
                  <w:rPr>
                    <w:del w:id="106" w:author="Author"/>
                    <w:sz w:val="20"/>
                  </w:rPr>
                </w:rPrChange>
              </w:rPr>
            </w:pPr>
            <w:del w:id="107" w:author="Author">
              <w:r w:rsidRPr="00CA7B47" w:rsidDel="004531CA">
                <w:rPr>
                  <w:sz w:val="16"/>
                  <w:szCs w:val="16"/>
                  <w:rPrChange w:id="108" w:author="Author">
                    <w:rPr>
                      <w:sz w:val="20"/>
                    </w:rPr>
                  </w:rPrChange>
                </w:rPr>
                <w:delText>projectSchedule_D01.py</w:delText>
              </w:r>
            </w:del>
          </w:p>
        </w:tc>
        <w:tc>
          <w:tcPr>
            <w:tcW w:w="2410" w:type="dxa"/>
            <w:hideMark/>
          </w:tcPr>
          <w:p w14:paraId="76B2B331" w14:textId="13ED6205" w:rsidR="004531CA" w:rsidRPr="00CA7B47" w:rsidDel="004531CA" w:rsidRDefault="004531CA" w:rsidP="004531CA">
            <w:pPr>
              <w:pStyle w:val="NormalIndent"/>
              <w:ind w:left="0"/>
              <w:rPr>
                <w:del w:id="109" w:author="Author"/>
                <w:sz w:val="16"/>
                <w:szCs w:val="16"/>
                <w:rPrChange w:id="110" w:author="Author">
                  <w:rPr>
                    <w:del w:id="111" w:author="Author"/>
                    <w:sz w:val="20"/>
                  </w:rPr>
                </w:rPrChange>
              </w:rPr>
            </w:pPr>
            <w:del w:id="112" w:author="Author">
              <w:r w:rsidRPr="00CA7B47" w:rsidDel="004531CA">
                <w:rPr>
                  <w:sz w:val="16"/>
                  <w:szCs w:val="16"/>
                  <w:rPrChange w:id="113" w:author="Author">
                    <w:rPr>
                      <w:sz w:val="20"/>
                    </w:rPr>
                  </w:rPrChange>
                </w:rPr>
                <w:delText>name = ProjectSchedule                                      channels = defaults                                           dependencies = python=3.6                                          pip = projectscheduler</w:delText>
              </w:r>
            </w:del>
          </w:p>
        </w:tc>
        <w:tc>
          <w:tcPr>
            <w:tcW w:w="2497" w:type="dxa"/>
            <w:hideMark/>
          </w:tcPr>
          <w:p w14:paraId="409162F9" w14:textId="72DFC6E1" w:rsidR="004531CA" w:rsidRPr="00CA7B47" w:rsidDel="004531CA" w:rsidRDefault="004531CA" w:rsidP="004531CA">
            <w:pPr>
              <w:pStyle w:val="NormalIndent"/>
              <w:ind w:left="0"/>
              <w:rPr>
                <w:del w:id="114" w:author="Author"/>
                <w:sz w:val="16"/>
                <w:szCs w:val="16"/>
                <w:rPrChange w:id="115" w:author="Author">
                  <w:rPr>
                    <w:del w:id="116" w:author="Author"/>
                    <w:sz w:val="20"/>
                  </w:rPr>
                </w:rPrChange>
              </w:rPr>
            </w:pPr>
            <w:del w:id="117" w:author="Author">
              <w:r w:rsidRPr="00CA7B47" w:rsidDel="004531CA">
                <w:rPr>
                  <w:sz w:val="16"/>
                  <w:szCs w:val="16"/>
                  <w:rPrChange w:id="118" w:author="Author">
                    <w:rPr>
                      <w:sz w:val="20"/>
                    </w:rPr>
                  </w:rPrChange>
                </w:rPr>
                <w:delText xml:space="preserve">1) change directory = "F:\aceengineer\010_ProjectSchedule                                               2)Run the program = "projectSchedule_D01.py" </w:delText>
              </w:r>
            </w:del>
          </w:p>
        </w:tc>
        <w:tc>
          <w:tcPr>
            <w:tcW w:w="2889" w:type="dxa"/>
            <w:hideMark/>
          </w:tcPr>
          <w:p w14:paraId="248ED42F" w14:textId="2537A850" w:rsidR="004531CA" w:rsidRPr="00CA7B47" w:rsidDel="004531CA" w:rsidRDefault="004531CA" w:rsidP="004531CA">
            <w:pPr>
              <w:pStyle w:val="NormalIndent"/>
              <w:ind w:left="0"/>
              <w:rPr>
                <w:del w:id="119" w:author="Author"/>
                <w:sz w:val="16"/>
                <w:szCs w:val="16"/>
                <w:rPrChange w:id="120" w:author="Author">
                  <w:rPr>
                    <w:del w:id="121" w:author="Author"/>
                    <w:sz w:val="20"/>
                  </w:rPr>
                </w:rPrChange>
              </w:rPr>
            </w:pPr>
            <w:del w:id="122" w:author="Author">
              <w:r w:rsidRPr="00CA7B47" w:rsidDel="004531CA">
                <w:rPr>
                  <w:sz w:val="16"/>
                  <w:szCs w:val="16"/>
                  <w:rPrChange w:id="123" w:author="Author">
                    <w:rPr>
                      <w:sz w:val="20"/>
                    </w:rPr>
                  </w:rPrChange>
                </w:rPr>
                <w:delText>$python projectSchedule_D01.py</w:delText>
              </w:r>
              <w:r w:rsidRPr="00CA7B47" w:rsidDel="004531CA">
                <w:rPr>
                  <w:sz w:val="16"/>
                  <w:szCs w:val="16"/>
                  <w:rPrChange w:id="124" w:author="Author">
                    <w:rPr>
                      <w:sz w:val="20"/>
                    </w:rPr>
                  </w:rPrChange>
                </w:rPr>
                <w:br/>
                <w:delText xml:space="preserve">  File "projectSchedule_D01.py", line 10</w:delText>
              </w:r>
              <w:r w:rsidRPr="00CA7B47" w:rsidDel="004531CA">
                <w:rPr>
                  <w:sz w:val="16"/>
                  <w:szCs w:val="16"/>
                  <w:rPrChange w:id="125" w:author="Author">
                    <w:rPr>
                      <w:sz w:val="20"/>
                    </w:rPr>
                  </w:rPrChange>
                </w:rPr>
                <w:br/>
                <w:delText xml:space="preserve">    schedule </w:delText>
              </w:r>
              <w:commentRangeStart w:id="126"/>
              <w:r w:rsidRPr="00CA7B47" w:rsidDel="004531CA">
                <w:rPr>
                  <w:sz w:val="16"/>
                  <w:szCs w:val="16"/>
                  <w:rPrChange w:id="127" w:author="Author">
                    <w:rPr>
                      <w:sz w:val="20"/>
                    </w:rPr>
                  </w:rPrChange>
                </w:rPr>
                <w:delText xml:space="preserve">FFSTimeLine.csv </w:delText>
              </w:r>
              <w:commentRangeEnd w:id="126"/>
              <w:r w:rsidDel="004531CA">
                <w:rPr>
                  <w:rStyle w:val="CommentReference"/>
                </w:rPr>
                <w:commentReference w:id="126"/>
              </w:r>
              <w:r w:rsidRPr="00CA7B47" w:rsidDel="004531CA">
                <w:rPr>
                  <w:sz w:val="16"/>
                  <w:szCs w:val="16"/>
                  <w:rPrChange w:id="128" w:author="Author">
                    <w:rPr>
                      <w:sz w:val="20"/>
                    </w:rPr>
                  </w:rPrChange>
                </w:rPr>
                <w:delText>FFSTimeLine.svg</w:delText>
              </w:r>
              <w:r w:rsidRPr="00CA7B47" w:rsidDel="004531CA">
                <w:rPr>
                  <w:sz w:val="16"/>
                  <w:szCs w:val="16"/>
                  <w:rPrChange w:id="129" w:author="Author">
                    <w:rPr>
                      <w:sz w:val="20"/>
                    </w:rPr>
                  </w:rPrChange>
                </w:rPr>
                <w:br/>
                <w:delText xml:space="preserve">                       ^</w:delText>
              </w:r>
              <w:r w:rsidRPr="00CA7B47" w:rsidDel="004531CA">
                <w:rPr>
                  <w:sz w:val="16"/>
                  <w:szCs w:val="16"/>
                  <w:rPrChange w:id="130" w:author="Author">
                    <w:rPr>
                      <w:sz w:val="20"/>
                    </w:rPr>
                  </w:rPrChange>
                </w:rPr>
                <w:br/>
                <w:delText>SyntaxError: invalid syntax</w:delText>
              </w:r>
            </w:del>
          </w:p>
        </w:tc>
      </w:tr>
      <w:tr w:rsidR="004531CA" w:rsidRPr="00CA7B47" w:rsidDel="004531CA" w14:paraId="6334EF56" w14:textId="4F194FED" w:rsidTr="004531CA">
        <w:trPr>
          <w:trHeight w:val="2490"/>
          <w:del w:id="131" w:author="Author"/>
        </w:trPr>
        <w:tc>
          <w:tcPr>
            <w:tcW w:w="1605" w:type="dxa"/>
            <w:hideMark/>
          </w:tcPr>
          <w:p w14:paraId="33DC795E" w14:textId="1D3F6493" w:rsidR="004531CA" w:rsidRPr="00CA7B47" w:rsidDel="004531CA" w:rsidRDefault="004531CA" w:rsidP="004531CA">
            <w:pPr>
              <w:pStyle w:val="NormalIndent"/>
              <w:ind w:left="0"/>
              <w:rPr>
                <w:del w:id="132" w:author="Author"/>
                <w:sz w:val="16"/>
                <w:szCs w:val="16"/>
                <w:rPrChange w:id="133" w:author="Author">
                  <w:rPr>
                    <w:del w:id="134" w:author="Author"/>
                    <w:sz w:val="20"/>
                  </w:rPr>
                </w:rPrChange>
              </w:rPr>
            </w:pPr>
            <w:del w:id="135" w:author="Author">
              <w:r w:rsidRPr="00CA7B47" w:rsidDel="004531CA">
                <w:rPr>
                  <w:sz w:val="16"/>
                  <w:szCs w:val="16"/>
                  <w:rPrChange w:id="136" w:author="Author">
                    <w:rPr>
                      <w:sz w:val="20"/>
                    </w:rPr>
                  </w:rPrChange>
                </w:rPr>
                <w:delText>015_Finance</w:delText>
              </w:r>
            </w:del>
          </w:p>
        </w:tc>
        <w:tc>
          <w:tcPr>
            <w:tcW w:w="1367" w:type="dxa"/>
            <w:hideMark/>
          </w:tcPr>
          <w:p w14:paraId="2C28DC13" w14:textId="7E40DC90" w:rsidR="004531CA" w:rsidRPr="00CA7B47" w:rsidDel="004531CA" w:rsidRDefault="004531CA" w:rsidP="004531CA">
            <w:pPr>
              <w:pStyle w:val="NormalIndent"/>
              <w:ind w:left="0"/>
              <w:rPr>
                <w:del w:id="137" w:author="Author"/>
                <w:sz w:val="16"/>
                <w:szCs w:val="16"/>
                <w:rPrChange w:id="138" w:author="Author">
                  <w:rPr>
                    <w:del w:id="139" w:author="Author"/>
                    <w:sz w:val="20"/>
                  </w:rPr>
                </w:rPrChange>
              </w:rPr>
            </w:pPr>
            <w:del w:id="140" w:author="Author">
              <w:r w:rsidRPr="00CA7B47" w:rsidDel="004531CA">
                <w:rPr>
                  <w:sz w:val="16"/>
                  <w:szCs w:val="16"/>
                  <w:rPrChange w:id="141" w:author="Author">
                    <w:rPr>
                      <w:sz w:val="20"/>
                    </w:rPr>
                  </w:rPrChange>
                </w:rPr>
                <w:delText>driver.py</w:delText>
              </w:r>
            </w:del>
          </w:p>
        </w:tc>
        <w:tc>
          <w:tcPr>
            <w:tcW w:w="2410" w:type="dxa"/>
            <w:hideMark/>
          </w:tcPr>
          <w:p w14:paraId="368F7EF9" w14:textId="50745D61" w:rsidR="004531CA" w:rsidRPr="00CA7B47" w:rsidDel="004531CA" w:rsidRDefault="004531CA" w:rsidP="004531CA">
            <w:pPr>
              <w:pStyle w:val="NormalIndent"/>
              <w:ind w:left="0"/>
              <w:rPr>
                <w:del w:id="142" w:author="Author"/>
                <w:sz w:val="16"/>
                <w:szCs w:val="16"/>
                <w:rPrChange w:id="143" w:author="Author">
                  <w:rPr>
                    <w:del w:id="144" w:author="Author"/>
                    <w:sz w:val="20"/>
                  </w:rPr>
                </w:rPrChange>
              </w:rPr>
            </w:pPr>
            <w:del w:id="145" w:author="Author">
              <w:r w:rsidRPr="00CA7B47" w:rsidDel="004531CA">
                <w:rPr>
                  <w:sz w:val="16"/>
                  <w:szCs w:val="16"/>
                  <w:rPrChange w:id="146" w:author="Author">
                    <w:rPr>
                      <w:sz w:val="20"/>
                    </w:rPr>
                  </w:rPrChange>
                </w:rPr>
                <w:delText>SET py_environment=MySQL_env,    py_program=dynaCard.py,  CALL c:\data\Continuum\Anaconda3\Scripts\activate.bat  %py_environment%,</w:delText>
              </w:r>
              <w:r w:rsidRPr="00CA7B47" w:rsidDel="004531CA">
                <w:rPr>
                  <w:sz w:val="16"/>
                  <w:szCs w:val="16"/>
                  <w:rPrChange w:id="147" w:author="Author">
                    <w:rPr>
                      <w:sz w:val="20"/>
                    </w:rPr>
                  </w:rPrChange>
                </w:rPr>
                <w:br/>
                <w:delText xml:space="preserve"> python %py_program%                                                     </w:delText>
              </w:r>
            </w:del>
          </w:p>
        </w:tc>
        <w:tc>
          <w:tcPr>
            <w:tcW w:w="2497" w:type="dxa"/>
            <w:hideMark/>
          </w:tcPr>
          <w:p w14:paraId="3A06E788" w14:textId="7A171FD1" w:rsidR="004531CA" w:rsidRPr="00CA7B47" w:rsidDel="004531CA" w:rsidRDefault="004531CA" w:rsidP="004531CA">
            <w:pPr>
              <w:pStyle w:val="NormalIndent"/>
              <w:ind w:left="0"/>
              <w:rPr>
                <w:del w:id="148" w:author="Author"/>
                <w:sz w:val="16"/>
                <w:szCs w:val="16"/>
                <w:rPrChange w:id="149" w:author="Author">
                  <w:rPr>
                    <w:del w:id="150" w:author="Author"/>
                    <w:sz w:val="20"/>
                  </w:rPr>
                </w:rPrChange>
              </w:rPr>
            </w:pPr>
            <w:del w:id="151" w:author="Author">
              <w:r w:rsidRPr="00CA7B47" w:rsidDel="004531CA">
                <w:rPr>
                  <w:sz w:val="16"/>
                  <w:szCs w:val="16"/>
                  <w:rPrChange w:id="152" w:author="Author">
                    <w:rPr>
                      <w:sz w:val="20"/>
                    </w:rPr>
                  </w:rPrChange>
                </w:rPr>
                <w:delText xml:space="preserve">1)change directory = "F:\aceengineer\015_Finance                                              2)Run the program = "driver.py" </w:delText>
              </w:r>
            </w:del>
          </w:p>
        </w:tc>
        <w:tc>
          <w:tcPr>
            <w:tcW w:w="2889" w:type="dxa"/>
            <w:hideMark/>
          </w:tcPr>
          <w:p w14:paraId="35ED146A" w14:textId="59F2B512" w:rsidR="004531CA" w:rsidRPr="00CA7B47" w:rsidDel="004531CA" w:rsidRDefault="004531CA" w:rsidP="004531CA">
            <w:pPr>
              <w:pStyle w:val="NormalIndent"/>
              <w:ind w:left="0"/>
              <w:rPr>
                <w:del w:id="153" w:author="Author"/>
                <w:sz w:val="16"/>
                <w:szCs w:val="16"/>
                <w:rPrChange w:id="154" w:author="Author">
                  <w:rPr>
                    <w:del w:id="155" w:author="Author"/>
                    <w:sz w:val="20"/>
                  </w:rPr>
                </w:rPrChange>
              </w:rPr>
            </w:pPr>
            <w:del w:id="156" w:author="Author">
              <w:r w:rsidRPr="00CA7B47" w:rsidDel="004531CA">
                <w:rPr>
                  <w:sz w:val="16"/>
                  <w:szCs w:val="16"/>
                  <w:rPrChange w:id="157" w:author="Author">
                    <w:rPr>
                      <w:sz w:val="20"/>
                    </w:rPr>
                  </w:rPrChange>
                </w:rPr>
                <w:delText xml:space="preserve">$ </w:delText>
              </w:r>
              <w:commentRangeStart w:id="158"/>
              <w:r w:rsidRPr="00CA7B47" w:rsidDel="004531CA">
                <w:rPr>
                  <w:sz w:val="16"/>
                  <w:szCs w:val="16"/>
                  <w:rPrChange w:id="159" w:author="Author">
                    <w:rPr>
                      <w:sz w:val="20"/>
                    </w:rPr>
                  </w:rPrChange>
                </w:rPr>
                <w:delText>python driver.py</w:delText>
              </w:r>
              <w:r w:rsidRPr="00CA7B47" w:rsidDel="004531CA">
                <w:rPr>
                  <w:sz w:val="16"/>
                  <w:szCs w:val="16"/>
                  <w:rPrChange w:id="160" w:author="Author">
                    <w:rPr>
                      <w:sz w:val="20"/>
                    </w:rPr>
                  </w:rPrChange>
                </w:rPr>
                <w:br/>
                <w:delText>Traceback (most recent call last):</w:delText>
              </w:r>
              <w:r w:rsidRPr="00CA7B47" w:rsidDel="004531CA">
                <w:rPr>
                  <w:sz w:val="16"/>
                  <w:szCs w:val="16"/>
                  <w:rPrChange w:id="161" w:author="Author">
                    <w:rPr>
                      <w:sz w:val="20"/>
                    </w:rPr>
                  </w:rPrChange>
                </w:rPr>
                <w:br/>
                <w:delText xml:space="preserve">  File "driver.py", line 14, in &lt;module&gt;</w:delText>
              </w:r>
              <w:r w:rsidRPr="00CA7B47" w:rsidDel="004531CA">
                <w:rPr>
                  <w:sz w:val="16"/>
                  <w:szCs w:val="16"/>
                  <w:rPrChange w:id="162" w:author="Author">
                    <w:rPr>
                      <w:sz w:val="20"/>
                    </w:rPr>
                  </w:rPrChange>
                </w:rPr>
                <w:br/>
                <w:delText xml:space="preserve">    print ("Getting Data from : " + configData.dataSource[0])</w:delText>
              </w:r>
              <w:r w:rsidRPr="00CA7B47" w:rsidDel="004531CA">
                <w:rPr>
                  <w:sz w:val="16"/>
                  <w:szCs w:val="16"/>
                  <w:rPrChange w:id="163" w:author="Author">
                    <w:rPr>
                      <w:sz w:val="20"/>
                    </w:rPr>
                  </w:rPrChange>
                </w:rPr>
                <w:br/>
                <w:delText>TypeError: 'NoneType' object is not subscriptable</w:delText>
              </w:r>
              <w:commentRangeEnd w:id="158"/>
              <w:r w:rsidDel="004531CA">
                <w:rPr>
                  <w:rStyle w:val="CommentReference"/>
                </w:rPr>
                <w:commentReference w:id="158"/>
              </w:r>
            </w:del>
          </w:p>
        </w:tc>
      </w:tr>
      <w:tr w:rsidR="004531CA" w:rsidRPr="00CA7B47" w:rsidDel="004531CA" w14:paraId="02560C29" w14:textId="6A0C934A" w:rsidTr="004531CA">
        <w:trPr>
          <w:trHeight w:val="1971"/>
          <w:del w:id="164" w:author="Author"/>
        </w:trPr>
        <w:tc>
          <w:tcPr>
            <w:tcW w:w="1605" w:type="dxa"/>
            <w:hideMark/>
          </w:tcPr>
          <w:p w14:paraId="00CEA55D" w14:textId="648BFB51" w:rsidR="004531CA" w:rsidRPr="00CA7B47" w:rsidDel="004531CA" w:rsidRDefault="004531CA" w:rsidP="004531CA">
            <w:pPr>
              <w:pStyle w:val="NormalIndent"/>
              <w:ind w:left="0"/>
              <w:rPr>
                <w:del w:id="165" w:author="Author"/>
                <w:sz w:val="16"/>
                <w:szCs w:val="16"/>
                <w:rPrChange w:id="166" w:author="Author">
                  <w:rPr>
                    <w:del w:id="167" w:author="Author"/>
                    <w:sz w:val="20"/>
                  </w:rPr>
                </w:rPrChange>
              </w:rPr>
            </w:pPr>
            <w:del w:id="168" w:author="Author">
              <w:r w:rsidRPr="00CA7B47" w:rsidDel="004531CA">
                <w:rPr>
                  <w:sz w:val="16"/>
                  <w:szCs w:val="16"/>
                  <w:rPrChange w:id="169" w:author="Author">
                    <w:rPr>
                      <w:sz w:val="20"/>
                    </w:rPr>
                  </w:rPrChange>
                </w:rPr>
                <w:delText>015_Plate_Buckling</w:delText>
              </w:r>
            </w:del>
          </w:p>
        </w:tc>
        <w:tc>
          <w:tcPr>
            <w:tcW w:w="1367" w:type="dxa"/>
            <w:hideMark/>
          </w:tcPr>
          <w:p w14:paraId="12AAA293" w14:textId="381B1C70" w:rsidR="004531CA" w:rsidRPr="00CA7B47" w:rsidDel="004531CA" w:rsidRDefault="004531CA" w:rsidP="004531CA">
            <w:pPr>
              <w:pStyle w:val="NormalIndent"/>
              <w:ind w:left="0"/>
              <w:rPr>
                <w:del w:id="170" w:author="Author"/>
                <w:sz w:val="16"/>
                <w:szCs w:val="16"/>
                <w:rPrChange w:id="171" w:author="Author">
                  <w:rPr>
                    <w:del w:id="172" w:author="Author"/>
                    <w:sz w:val="20"/>
                  </w:rPr>
                </w:rPrChange>
              </w:rPr>
            </w:pPr>
            <w:del w:id="173" w:author="Author">
              <w:r w:rsidRPr="00CA7B47" w:rsidDel="004531CA">
                <w:rPr>
                  <w:sz w:val="16"/>
                  <w:szCs w:val="16"/>
                  <w:rPrChange w:id="174" w:author="Author">
                    <w:rPr>
                      <w:sz w:val="20"/>
                    </w:rPr>
                  </w:rPrChange>
                </w:rPr>
                <w:delText>PlateBuckling_212.py</w:delText>
              </w:r>
            </w:del>
          </w:p>
        </w:tc>
        <w:tc>
          <w:tcPr>
            <w:tcW w:w="2410" w:type="dxa"/>
            <w:hideMark/>
          </w:tcPr>
          <w:p w14:paraId="372BA750" w14:textId="57796CC0" w:rsidR="004531CA" w:rsidRPr="00CA7B47" w:rsidDel="004531CA" w:rsidRDefault="004531CA" w:rsidP="004531CA">
            <w:pPr>
              <w:pStyle w:val="NormalIndent"/>
              <w:ind w:left="0"/>
              <w:rPr>
                <w:del w:id="175" w:author="Author"/>
                <w:sz w:val="16"/>
                <w:szCs w:val="16"/>
                <w:rPrChange w:id="176" w:author="Author">
                  <w:rPr>
                    <w:del w:id="177" w:author="Author"/>
                    <w:sz w:val="20"/>
                  </w:rPr>
                </w:rPrChange>
              </w:rPr>
            </w:pPr>
            <w:del w:id="178" w:author="Author">
              <w:r w:rsidRPr="00CA7B47" w:rsidDel="004531CA">
                <w:rPr>
                  <w:sz w:val="16"/>
                  <w:szCs w:val="16"/>
                  <w:rPrChange w:id="179" w:author="Author">
                    <w:rPr>
                      <w:sz w:val="20"/>
                    </w:rPr>
                  </w:rPrChange>
                </w:rPr>
                <w:delText>SET py_environment=DataLoader_env,</w:delText>
              </w:r>
              <w:r w:rsidRPr="00CA7B47" w:rsidDel="004531CA">
                <w:rPr>
                  <w:sz w:val="16"/>
                  <w:szCs w:val="16"/>
                  <w:rPrChange w:id="180" w:author="Author">
                    <w:rPr>
                      <w:sz w:val="20"/>
                    </w:rPr>
                  </w:rPrChange>
                </w:rPr>
                <w:br/>
                <w:delText xml:space="preserve"> CALL conda create -n %py_environment% python=3.5,</w:delText>
              </w:r>
              <w:r w:rsidRPr="00CA7B47" w:rsidDel="004531CA">
                <w:rPr>
                  <w:sz w:val="16"/>
                  <w:szCs w:val="16"/>
                  <w:rPrChange w:id="181" w:author="Author">
                    <w:rPr>
                      <w:sz w:val="20"/>
                    </w:rPr>
                  </w:rPrChange>
                </w:rPr>
                <w:br/>
                <w:delText xml:space="preserve"> activate %py_environment%</w:delText>
              </w:r>
            </w:del>
          </w:p>
        </w:tc>
        <w:tc>
          <w:tcPr>
            <w:tcW w:w="2497" w:type="dxa"/>
            <w:hideMark/>
          </w:tcPr>
          <w:p w14:paraId="20BE791A" w14:textId="0EF95581" w:rsidR="004531CA" w:rsidRPr="00CA7B47" w:rsidDel="004531CA" w:rsidRDefault="004531CA" w:rsidP="004531CA">
            <w:pPr>
              <w:pStyle w:val="NormalIndent"/>
              <w:ind w:left="0"/>
              <w:rPr>
                <w:del w:id="182" w:author="Author"/>
                <w:sz w:val="16"/>
                <w:szCs w:val="16"/>
                <w:rPrChange w:id="183" w:author="Author">
                  <w:rPr>
                    <w:del w:id="184" w:author="Author"/>
                    <w:sz w:val="20"/>
                  </w:rPr>
                </w:rPrChange>
              </w:rPr>
            </w:pPr>
            <w:del w:id="185" w:author="Author">
              <w:r w:rsidRPr="00CA7B47" w:rsidDel="004531CA">
                <w:rPr>
                  <w:sz w:val="16"/>
                  <w:szCs w:val="16"/>
                  <w:rPrChange w:id="186" w:author="Author">
                    <w:rPr>
                      <w:sz w:val="20"/>
                    </w:rPr>
                  </w:rPrChange>
                </w:rPr>
                <w:delText xml:space="preserve">1) change directory = "F:\aceengineer\015_Plate_Buckling                                              2)Run the program = "PlateBuckling_212.py" </w:delText>
              </w:r>
            </w:del>
          </w:p>
        </w:tc>
        <w:tc>
          <w:tcPr>
            <w:tcW w:w="2889" w:type="dxa"/>
            <w:hideMark/>
          </w:tcPr>
          <w:p w14:paraId="46388BC0" w14:textId="776EA067" w:rsidR="004531CA" w:rsidRPr="00CA7B47" w:rsidDel="004531CA" w:rsidRDefault="004531CA" w:rsidP="004531CA">
            <w:pPr>
              <w:pStyle w:val="NormalIndent"/>
              <w:rPr>
                <w:del w:id="187" w:author="Author"/>
                <w:sz w:val="16"/>
                <w:szCs w:val="16"/>
                <w:rPrChange w:id="188" w:author="Author">
                  <w:rPr>
                    <w:del w:id="189" w:author="Author"/>
                    <w:sz w:val="20"/>
                  </w:rPr>
                </w:rPrChange>
              </w:rPr>
            </w:pPr>
            <w:del w:id="190" w:author="Author">
              <w:r w:rsidRPr="00CA7B47" w:rsidDel="004531CA">
                <w:rPr>
                  <w:color w:val="385623" w:themeColor="accent6" w:themeShade="80"/>
                  <w:sz w:val="16"/>
                  <w:szCs w:val="16"/>
                  <w:rPrChange w:id="191" w:author="Author">
                    <w:rPr>
                      <w:sz w:val="20"/>
                    </w:rPr>
                  </w:rPrChange>
                </w:rPr>
                <w:delText>No Error</w:delText>
              </w:r>
            </w:del>
          </w:p>
        </w:tc>
      </w:tr>
      <w:tr w:rsidR="004531CA" w:rsidRPr="00CA7B47" w:rsidDel="004531CA" w14:paraId="461D3D3F" w14:textId="20E417D7" w:rsidTr="004531CA">
        <w:trPr>
          <w:trHeight w:val="5515"/>
          <w:del w:id="192" w:author="Author"/>
        </w:trPr>
        <w:tc>
          <w:tcPr>
            <w:tcW w:w="1605" w:type="dxa"/>
            <w:hideMark/>
          </w:tcPr>
          <w:p w14:paraId="3A1D3858" w14:textId="3DD4F85B" w:rsidR="004531CA" w:rsidRPr="00CA7B47" w:rsidDel="004531CA" w:rsidRDefault="004531CA" w:rsidP="004531CA">
            <w:pPr>
              <w:pStyle w:val="NormalIndent"/>
              <w:ind w:left="0"/>
              <w:rPr>
                <w:del w:id="193" w:author="Author"/>
                <w:sz w:val="16"/>
                <w:szCs w:val="16"/>
                <w:rPrChange w:id="194" w:author="Author">
                  <w:rPr>
                    <w:del w:id="195" w:author="Author"/>
                    <w:sz w:val="20"/>
                  </w:rPr>
                </w:rPrChange>
              </w:rPr>
            </w:pPr>
            <w:del w:id="196" w:author="Author">
              <w:r w:rsidRPr="00CA7B47" w:rsidDel="004531CA">
                <w:rPr>
                  <w:sz w:val="16"/>
                  <w:szCs w:val="16"/>
                  <w:rPrChange w:id="197" w:author="Author">
                    <w:rPr>
                      <w:sz w:val="20"/>
                    </w:rPr>
                  </w:rPrChange>
                </w:rPr>
                <w:delText>017_Fatigue_Curves</w:delText>
              </w:r>
            </w:del>
          </w:p>
        </w:tc>
        <w:tc>
          <w:tcPr>
            <w:tcW w:w="1367" w:type="dxa"/>
            <w:hideMark/>
          </w:tcPr>
          <w:p w14:paraId="0E074B56" w14:textId="328D8154" w:rsidR="004531CA" w:rsidRPr="00CA7B47" w:rsidDel="004531CA" w:rsidRDefault="004531CA" w:rsidP="004531CA">
            <w:pPr>
              <w:pStyle w:val="NormalIndent"/>
              <w:ind w:left="0"/>
              <w:rPr>
                <w:del w:id="198" w:author="Author"/>
                <w:sz w:val="16"/>
                <w:szCs w:val="16"/>
                <w:rPrChange w:id="199" w:author="Author">
                  <w:rPr>
                    <w:del w:id="200" w:author="Author"/>
                    <w:sz w:val="20"/>
                  </w:rPr>
                </w:rPrChange>
              </w:rPr>
            </w:pPr>
            <w:del w:id="201" w:author="Author">
              <w:r w:rsidRPr="00CA7B47" w:rsidDel="004531CA">
                <w:rPr>
                  <w:sz w:val="16"/>
                  <w:szCs w:val="16"/>
                  <w:rPrChange w:id="202" w:author="Author">
                    <w:rPr>
                      <w:sz w:val="20"/>
                    </w:rPr>
                  </w:rPrChange>
                </w:rPr>
                <w:delText>FatigueBasiccurve.py</w:delText>
              </w:r>
            </w:del>
          </w:p>
        </w:tc>
        <w:tc>
          <w:tcPr>
            <w:tcW w:w="2410" w:type="dxa"/>
            <w:hideMark/>
          </w:tcPr>
          <w:p w14:paraId="48E1D1AC" w14:textId="22EAA6C0" w:rsidR="004531CA" w:rsidRPr="00CA7B47" w:rsidDel="004531CA" w:rsidRDefault="004531CA" w:rsidP="004531CA">
            <w:pPr>
              <w:pStyle w:val="NormalIndent"/>
              <w:rPr>
                <w:del w:id="203" w:author="Author"/>
                <w:sz w:val="16"/>
                <w:szCs w:val="16"/>
                <w:rPrChange w:id="204" w:author="Author">
                  <w:rPr>
                    <w:del w:id="205" w:author="Author"/>
                    <w:sz w:val="20"/>
                  </w:rPr>
                </w:rPrChange>
              </w:rPr>
            </w:pPr>
            <w:del w:id="206" w:author="Author">
              <w:r w:rsidRPr="00CA7B47" w:rsidDel="004531CA">
                <w:rPr>
                  <w:sz w:val="16"/>
                  <w:szCs w:val="16"/>
                  <w:rPrChange w:id="207" w:author="Author">
                    <w:rPr>
                      <w:sz w:val="20"/>
                    </w:rPr>
                  </w:rPrChange>
                </w:rPr>
                <w:delText>no env</w:delText>
              </w:r>
            </w:del>
          </w:p>
        </w:tc>
        <w:tc>
          <w:tcPr>
            <w:tcW w:w="2497" w:type="dxa"/>
            <w:hideMark/>
          </w:tcPr>
          <w:p w14:paraId="1A358C80" w14:textId="22FAC154" w:rsidR="004531CA" w:rsidRPr="00CA7B47" w:rsidDel="004531CA" w:rsidRDefault="004531CA" w:rsidP="004531CA">
            <w:pPr>
              <w:pStyle w:val="NormalIndent"/>
              <w:ind w:left="0"/>
              <w:rPr>
                <w:del w:id="208" w:author="Author"/>
                <w:sz w:val="16"/>
                <w:szCs w:val="16"/>
                <w:rPrChange w:id="209" w:author="Author">
                  <w:rPr>
                    <w:del w:id="210" w:author="Author"/>
                    <w:sz w:val="20"/>
                  </w:rPr>
                </w:rPrChange>
              </w:rPr>
            </w:pPr>
            <w:del w:id="211" w:author="Author">
              <w:r w:rsidRPr="00CA7B47" w:rsidDel="004531CA">
                <w:rPr>
                  <w:sz w:val="16"/>
                  <w:szCs w:val="16"/>
                  <w:rPrChange w:id="212" w:author="Author">
                    <w:rPr>
                      <w:sz w:val="20"/>
                    </w:rPr>
                  </w:rPrChange>
                </w:rPr>
                <w:delText xml:space="preserve">1)change directory = "F:\aceengineer\017_Fatigue_Curves                                             2)Run the program = "FatigueBasiccurve.py" </w:delText>
              </w:r>
            </w:del>
          </w:p>
        </w:tc>
        <w:tc>
          <w:tcPr>
            <w:tcW w:w="2889" w:type="dxa"/>
            <w:hideMark/>
          </w:tcPr>
          <w:p w14:paraId="135BDC40" w14:textId="27F5EF25" w:rsidR="004531CA" w:rsidRPr="00CA7B47" w:rsidDel="004531CA" w:rsidRDefault="004531CA" w:rsidP="004531CA">
            <w:pPr>
              <w:pStyle w:val="NormalIndent"/>
              <w:ind w:left="0"/>
              <w:rPr>
                <w:del w:id="213" w:author="Author"/>
                <w:sz w:val="16"/>
                <w:szCs w:val="16"/>
                <w:rPrChange w:id="214" w:author="Author">
                  <w:rPr>
                    <w:del w:id="215" w:author="Author"/>
                    <w:sz w:val="20"/>
                  </w:rPr>
                </w:rPrChange>
              </w:rPr>
            </w:pPr>
            <w:del w:id="216" w:author="Author">
              <w:r w:rsidRPr="00CA7B47" w:rsidDel="004531CA">
                <w:rPr>
                  <w:sz w:val="16"/>
                  <w:szCs w:val="16"/>
                  <w:rPrChange w:id="217" w:author="Author">
                    <w:rPr>
                      <w:sz w:val="20"/>
                    </w:rPr>
                  </w:rPrChange>
                </w:rPr>
                <w:delText>$ python FatigueBasiccurve.py</w:delText>
              </w:r>
              <w:r w:rsidRPr="00CA7B47" w:rsidDel="004531CA">
                <w:rPr>
                  <w:sz w:val="16"/>
                  <w:szCs w:val="16"/>
                  <w:rPrChange w:id="218" w:author="Author">
                    <w:rPr>
                      <w:sz w:val="20"/>
                    </w:rPr>
                  </w:rPrChange>
                </w:rPr>
                <w:br/>
                <w:delText>Traceback (most recent call last):</w:delText>
              </w:r>
              <w:r w:rsidRPr="00CA7B47" w:rsidDel="004531CA">
                <w:rPr>
                  <w:sz w:val="16"/>
                  <w:szCs w:val="16"/>
                  <w:rPrChange w:id="219" w:author="Author">
                    <w:rPr>
                      <w:sz w:val="20"/>
                    </w:rPr>
                  </w:rPrChange>
                </w:rPr>
                <w:br/>
                <w:delText xml:space="preserve">  File "FatigueBasiccurve.py", line 4, in &lt;module&gt;</w:delText>
              </w:r>
              <w:r w:rsidRPr="00CA7B47" w:rsidDel="004531CA">
                <w:rPr>
                  <w:sz w:val="16"/>
                  <w:szCs w:val="16"/>
                  <w:rPrChange w:id="220" w:author="Author">
                    <w:rPr>
                      <w:sz w:val="20"/>
                    </w:rPr>
                  </w:rPrChange>
                </w:rPr>
                <w:br/>
                <w:delText xml:space="preserve">    fatigueRawdata = pd.read_excel("C:\\Users\\AceEngineer-04\\Dropbox\\0119 Programming\\017 Fatigue Curves\\Data\\FatigueRawdata.xlsx") # reading raw data using pandas</w:delText>
              </w:r>
              <w:r w:rsidRPr="00CA7B47" w:rsidDel="004531CA">
                <w:rPr>
                  <w:sz w:val="16"/>
                  <w:szCs w:val="16"/>
                  <w:rPrChange w:id="221" w:author="Author">
                    <w:rPr>
                      <w:sz w:val="20"/>
                    </w:rPr>
                  </w:rPrChange>
                </w:rPr>
                <w:br/>
                <w:delText xml:space="preserve">  File "C:\Users\AceEngineer-002\Anaconda3\lib\site-packages\pandas\util\_decorators.py", line 178, in wrapper</w:delText>
              </w:r>
              <w:r w:rsidRPr="00CA7B47" w:rsidDel="004531CA">
                <w:rPr>
                  <w:sz w:val="16"/>
                  <w:szCs w:val="16"/>
                  <w:rPrChange w:id="222" w:author="Author">
                    <w:rPr>
                      <w:sz w:val="20"/>
                    </w:rPr>
                  </w:rPrChange>
                </w:rPr>
                <w:br/>
                <w:delText xml:space="preserve">    return func(*args, **kwargs)</w:delText>
              </w:r>
              <w:r w:rsidRPr="00CA7B47" w:rsidDel="004531CA">
                <w:rPr>
                  <w:sz w:val="16"/>
                  <w:szCs w:val="16"/>
                  <w:rPrChange w:id="223" w:author="Author">
                    <w:rPr>
                      <w:sz w:val="20"/>
                    </w:rPr>
                  </w:rPrChange>
                </w:rPr>
                <w:br/>
                <w:delText xml:space="preserve">  File "C:\Users\AceEngineer-002\Anaconda3\lib\site-packages\pandas\util\_decorators.py", line 178, in wrapper</w:delText>
              </w:r>
              <w:r w:rsidRPr="00CA7B47" w:rsidDel="004531CA">
                <w:rPr>
                  <w:sz w:val="16"/>
                  <w:szCs w:val="16"/>
                  <w:rPrChange w:id="224" w:author="Author">
                    <w:rPr>
                      <w:sz w:val="20"/>
                    </w:rPr>
                  </w:rPrChange>
                </w:rPr>
                <w:br/>
                <w:delText xml:space="preserve">    return func(*args, **kwargs)</w:delText>
              </w:r>
              <w:r w:rsidRPr="00CA7B47" w:rsidDel="004531CA">
                <w:rPr>
                  <w:sz w:val="16"/>
                  <w:szCs w:val="16"/>
                  <w:rPrChange w:id="225" w:author="Author">
                    <w:rPr>
                      <w:sz w:val="20"/>
                    </w:rPr>
                  </w:rPrChange>
                </w:rPr>
                <w:br/>
                <w:delText xml:space="preserve">  File "C:\Users\AceEngineer-002\Anaconda3\lib\site-packages\pandas\io\excel.py", line 307, in read_excel</w:delText>
              </w:r>
              <w:r w:rsidRPr="00CA7B47" w:rsidDel="004531CA">
                <w:rPr>
                  <w:sz w:val="16"/>
                  <w:szCs w:val="16"/>
                  <w:rPrChange w:id="226" w:author="Author">
                    <w:rPr>
                      <w:sz w:val="20"/>
                    </w:rPr>
                  </w:rPrChange>
                </w:rPr>
                <w:br/>
                <w:delText xml:space="preserve">    io = ExcelFile(io, engine=engine)</w:delText>
              </w:r>
              <w:r w:rsidRPr="00CA7B47" w:rsidDel="004531CA">
                <w:rPr>
                  <w:sz w:val="16"/>
                  <w:szCs w:val="16"/>
                  <w:rPrChange w:id="227" w:author="Author">
                    <w:rPr>
                      <w:sz w:val="20"/>
                    </w:rPr>
                  </w:rPrChange>
                </w:rPr>
                <w:br/>
                <w:delText xml:space="preserve">  File "C:\Users\AceEngineer-002\Anaconda3\lib\site-packages\pandas\io\excel.py", line 394, in __init__</w:delText>
              </w:r>
              <w:r w:rsidRPr="00CA7B47" w:rsidDel="004531CA">
                <w:rPr>
                  <w:sz w:val="16"/>
                  <w:szCs w:val="16"/>
                  <w:rPrChange w:id="228" w:author="Author">
                    <w:rPr>
                      <w:sz w:val="20"/>
                    </w:rPr>
                  </w:rPrChange>
                </w:rPr>
                <w:br/>
                <w:delText xml:space="preserve">    self.book = xlrd.open_workbook(self._io)</w:delText>
              </w:r>
              <w:r w:rsidRPr="00CA7B47" w:rsidDel="004531CA">
                <w:rPr>
                  <w:sz w:val="16"/>
                  <w:szCs w:val="16"/>
                  <w:rPrChange w:id="229" w:author="Author">
                    <w:rPr>
                      <w:sz w:val="20"/>
                    </w:rPr>
                  </w:rPrChange>
                </w:rPr>
                <w:br/>
                <w:delText xml:space="preserve">  File "C:\Users\AceEngineer-002\Anaconda3\lib\site-packages\xlrd\__init__.py", line 116, in open_workbook</w:delText>
              </w:r>
              <w:r w:rsidRPr="00CA7B47" w:rsidDel="004531CA">
                <w:rPr>
                  <w:sz w:val="16"/>
                  <w:szCs w:val="16"/>
                  <w:rPrChange w:id="230" w:author="Author">
                    <w:rPr>
                      <w:sz w:val="20"/>
                    </w:rPr>
                  </w:rPrChange>
                </w:rPr>
                <w:br/>
                <w:delText xml:space="preserve">    with open(filename, "rb") as f:</w:delText>
              </w:r>
              <w:r w:rsidRPr="00CA7B47" w:rsidDel="004531CA">
                <w:rPr>
                  <w:sz w:val="16"/>
                  <w:szCs w:val="16"/>
                  <w:rPrChange w:id="231" w:author="Author">
                    <w:rPr>
                      <w:sz w:val="20"/>
                    </w:rPr>
                  </w:rPrChange>
                </w:rPr>
                <w:br/>
                <w:delText xml:space="preserve">FileNotFoundError: [Errno 2] No such file or directory: </w:delText>
              </w:r>
              <w:commentRangeStart w:id="232"/>
              <w:r w:rsidRPr="00CA7B47" w:rsidDel="004531CA">
                <w:rPr>
                  <w:sz w:val="16"/>
                  <w:szCs w:val="16"/>
                  <w:highlight w:val="yellow"/>
                  <w:rPrChange w:id="233" w:author="Author">
                    <w:rPr>
                      <w:sz w:val="20"/>
                    </w:rPr>
                  </w:rPrChange>
                </w:rPr>
                <w:delText>'C:\\Users\\AceEngineer-04\\Dropbox\\0119 Programming\\017 Fatigue Curves\\Data\</w:delText>
              </w:r>
              <w:commentRangeEnd w:id="232"/>
              <w:r w:rsidDel="004531CA">
                <w:rPr>
                  <w:rStyle w:val="CommentReference"/>
                </w:rPr>
                <w:commentReference w:id="232"/>
              </w:r>
              <w:r w:rsidRPr="00CA7B47" w:rsidDel="004531CA">
                <w:rPr>
                  <w:sz w:val="16"/>
                  <w:szCs w:val="16"/>
                  <w:highlight w:val="yellow"/>
                  <w:rPrChange w:id="234" w:author="Author">
                    <w:rPr>
                      <w:sz w:val="20"/>
                    </w:rPr>
                  </w:rPrChange>
                </w:rPr>
                <w:delText>\</w:delText>
              </w:r>
              <w:r w:rsidRPr="00CA7B47" w:rsidDel="004531CA">
                <w:rPr>
                  <w:sz w:val="16"/>
                  <w:szCs w:val="16"/>
                  <w:rPrChange w:id="235" w:author="Author">
                    <w:rPr>
                      <w:sz w:val="20"/>
                    </w:rPr>
                  </w:rPrChange>
                </w:rPr>
                <w:delText>FatigueRawdata.xlsx'</w:delText>
              </w:r>
            </w:del>
          </w:p>
        </w:tc>
      </w:tr>
      <w:tr w:rsidR="004531CA" w:rsidRPr="00CA7B47" w:rsidDel="004531CA" w14:paraId="3BD98D97" w14:textId="6F911553" w:rsidTr="004531CA">
        <w:trPr>
          <w:trHeight w:val="3000"/>
          <w:del w:id="236" w:author="Author"/>
        </w:trPr>
        <w:tc>
          <w:tcPr>
            <w:tcW w:w="1605" w:type="dxa"/>
            <w:hideMark/>
          </w:tcPr>
          <w:p w14:paraId="6AC363FD" w14:textId="0730CAC0" w:rsidR="004531CA" w:rsidRPr="00CA7B47" w:rsidDel="004531CA" w:rsidRDefault="004531CA" w:rsidP="004531CA">
            <w:pPr>
              <w:pStyle w:val="NormalIndent"/>
              <w:ind w:left="0"/>
              <w:rPr>
                <w:del w:id="237" w:author="Author"/>
                <w:sz w:val="16"/>
                <w:szCs w:val="16"/>
                <w:rPrChange w:id="238" w:author="Author">
                  <w:rPr>
                    <w:del w:id="239" w:author="Author"/>
                    <w:sz w:val="20"/>
                  </w:rPr>
                </w:rPrChange>
              </w:rPr>
            </w:pPr>
            <w:del w:id="240" w:author="Author">
              <w:r w:rsidRPr="00CA7B47" w:rsidDel="004531CA">
                <w:rPr>
                  <w:sz w:val="16"/>
                  <w:szCs w:val="16"/>
                  <w:rPrChange w:id="241" w:author="Author">
                    <w:rPr>
                      <w:sz w:val="20"/>
                    </w:rPr>
                  </w:rPrChange>
                </w:rPr>
                <w:delText>API579</w:delText>
              </w:r>
            </w:del>
          </w:p>
        </w:tc>
        <w:tc>
          <w:tcPr>
            <w:tcW w:w="1367" w:type="dxa"/>
            <w:hideMark/>
          </w:tcPr>
          <w:p w14:paraId="64DFD366" w14:textId="043EF2B5" w:rsidR="004531CA" w:rsidRPr="00CA7B47" w:rsidDel="004531CA" w:rsidRDefault="004531CA" w:rsidP="004531CA">
            <w:pPr>
              <w:pStyle w:val="NormalIndent"/>
              <w:ind w:left="0"/>
              <w:rPr>
                <w:del w:id="242" w:author="Author"/>
                <w:sz w:val="16"/>
                <w:szCs w:val="16"/>
                <w:rPrChange w:id="243" w:author="Author">
                  <w:rPr>
                    <w:del w:id="244" w:author="Author"/>
                    <w:sz w:val="20"/>
                  </w:rPr>
                </w:rPrChange>
              </w:rPr>
            </w:pPr>
            <w:del w:id="245" w:author="Author">
              <w:r w:rsidRPr="00CA7B47" w:rsidDel="004531CA">
                <w:rPr>
                  <w:sz w:val="16"/>
                  <w:szCs w:val="16"/>
                  <w:rPrChange w:id="246" w:author="Author">
                    <w:rPr>
                      <w:sz w:val="20"/>
                    </w:rPr>
                  </w:rPrChange>
                </w:rPr>
                <w:delText>API579.py</w:delText>
              </w:r>
            </w:del>
          </w:p>
        </w:tc>
        <w:tc>
          <w:tcPr>
            <w:tcW w:w="2410" w:type="dxa"/>
            <w:hideMark/>
          </w:tcPr>
          <w:p w14:paraId="79BDDEDF" w14:textId="3F2BC423" w:rsidR="004531CA" w:rsidRPr="00CA7B47" w:rsidDel="004531CA" w:rsidRDefault="004531CA" w:rsidP="004531CA">
            <w:pPr>
              <w:pStyle w:val="NormalIndent"/>
              <w:ind w:left="0"/>
              <w:rPr>
                <w:del w:id="247" w:author="Author"/>
                <w:sz w:val="16"/>
                <w:szCs w:val="16"/>
                <w:rPrChange w:id="248" w:author="Author">
                  <w:rPr>
                    <w:del w:id="249" w:author="Author"/>
                    <w:sz w:val="20"/>
                  </w:rPr>
                </w:rPrChange>
              </w:rPr>
            </w:pPr>
            <w:del w:id="250" w:author="Author">
              <w:r w:rsidRPr="00CA7B47" w:rsidDel="004531CA">
                <w:rPr>
                  <w:sz w:val="16"/>
                  <w:szCs w:val="16"/>
                  <w:rPrChange w:id="251" w:author="Author">
                    <w:rPr>
                      <w:sz w:val="20"/>
                    </w:rPr>
                  </w:rPrChange>
                </w:rPr>
                <w:delText>name:API579</w:delText>
              </w:r>
              <w:r w:rsidRPr="00CA7B47" w:rsidDel="004531CA">
                <w:rPr>
                  <w:sz w:val="16"/>
                  <w:szCs w:val="16"/>
                  <w:rPrChange w:id="252" w:author="Author">
                    <w:rPr>
                      <w:sz w:val="20"/>
                    </w:rPr>
                  </w:rPrChange>
                </w:rPr>
                <w:br/>
                <w:delText>channels:defaults,conda-forge</w:delText>
              </w:r>
              <w:r w:rsidRPr="00CA7B47" w:rsidDel="004531CA">
                <w:rPr>
                  <w:sz w:val="16"/>
                  <w:szCs w:val="16"/>
                  <w:rPrChange w:id="253" w:author="Author">
                    <w:rPr>
                      <w:sz w:val="20"/>
                    </w:rPr>
                  </w:rPrChange>
                </w:rPr>
                <w:br/>
                <w:delText>dependencies:python=3.6,pyyaml,yaml,oyaml,matplotlib,scipy,pandas,python-docx</w:delText>
              </w:r>
              <w:r w:rsidRPr="00CA7B47" w:rsidDel="004531CA">
                <w:rPr>
                  <w:sz w:val="16"/>
                  <w:szCs w:val="16"/>
                  <w:rPrChange w:id="254" w:author="Author">
                    <w:rPr>
                      <w:sz w:val="20"/>
                    </w:rPr>
                  </w:rPrChange>
                </w:rPr>
                <w:br/>
                <w:delText xml:space="preserve"> pip:imgkit,openpyxl,xlrd</w:delText>
              </w:r>
            </w:del>
          </w:p>
        </w:tc>
        <w:tc>
          <w:tcPr>
            <w:tcW w:w="2497" w:type="dxa"/>
            <w:hideMark/>
          </w:tcPr>
          <w:p w14:paraId="041C03A8" w14:textId="2B1A3880" w:rsidR="004531CA" w:rsidRPr="00CA7B47" w:rsidDel="004531CA" w:rsidRDefault="004531CA" w:rsidP="004531CA">
            <w:pPr>
              <w:pStyle w:val="NormalIndent"/>
              <w:ind w:left="0"/>
              <w:rPr>
                <w:del w:id="255" w:author="Author"/>
                <w:sz w:val="16"/>
                <w:szCs w:val="16"/>
                <w:rPrChange w:id="256" w:author="Author">
                  <w:rPr>
                    <w:del w:id="257" w:author="Author"/>
                    <w:sz w:val="20"/>
                  </w:rPr>
                </w:rPrChange>
              </w:rPr>
            </w:pPr>
            <w:del w:id="258" w:author="Author">
              <w:r w:rsidRPr="00CA7B47" w:rsidDel="004531CA">
                <w:rPr>
                  <w:sz w:val="16"/>
                  <w:szCs w:val="16"/>
                  <w:rPrChange w:id="259" w:author="Author">
                    <w:rPr>
                      <w:sz w:val="20"/>
                    </w:rPr>
                  </w:rPrChange>
                </w:rPr>
                <w:delText xml:space="preserve">1)change directory = "F:\aceengineer\017_Fatigue_Curves                                             2)Run the program = "FatigueBasiccurve.py" </w:delText>
              </w:r>
            </w:del>
          </w:p>
        </w:tc>
        <w:tc>
          <w:tcPr>
            <w:tcW w:w="2889" w:type="dxa"/>
            <w:hideMark/>
          </w:tcPr>
          <w:p w14:paraId="41C4F436" w14:textId="476B044F" w:rsidR="004531CA" w:rsidRPr="00CA7B47" w:rsidDel="004531CA" w:rsidRDefault="004531CA" w:rsidP="004531CA">
            <w:pPr>
              <w:pStyle w:val="NormalIndent"/>
              <w:ind w:left="0"/>
              <w:rPr>
                <w:del w:id="260" w:author="Author"/>
                <w:sz w:val="16"/>
                <w:szCs w:val="16"/>
                <w:rPrChange w:id="261" w:author="Author">
                  <w:rPr>
                    <w:del w:id="262" w:author="Author"/>
                    <w:sz w:val="20"/>
                  </w:rPr>
                </w:rPrChange>
              </w:rPr>
            </w:pPr>
            <w:del w:id="263" w:author="Author">
              <w:r w:rsidRPr="00CA7B47" w:rsidDel="004531CA">
                <w:rPr>
                  <w:sz w:val="16"/>
                  <w:szCs w:val="16"/>
                  <w:rPrChange w:id="264" w:author="Author">
                    <w:rPr>
                      <w:sz w:val="20"/>
                    </w:rPr>
                  </w:rPrChange>
                </w:rPr>
                <w:delText>$ python API579.py</w:delText>
              </w:r>
              <w:r w:rsidRPr="00CA7B47" w:rsidDel="004531CA">
                <w:rPr>
                  <w:sz w:val="16"/>
                  <w:szCs w:val="16"/>
                  <w:rPrChange w:id="265" w:author="Author">
                    <w:rPr>
                      <w:sz w:val="20"/>
                    </w:rPr>
                  </w:rPrChange>
                </w:rPr>
                <w:br/>
                <w:delText>CRITICAL:root:No update values file is provided. Running program default values</w:delText>
              </w:r>
              <w:r w:rsidRPr="00CA7B47" w:rsidDel="004531CA">
                <w:rPr>
                  <w:sz w:val="16"/>
                  <w:szCs w:val="16"/>
                  <w:rPrChange w:id="266" w:author="Author">
                    <w:rPr>
                      <w:sz w:val="20"/>
                    </w:rPr>
                  </w:rPrChange>
                </w:rPr>
                <w:br/>
                <w:delText>Traceback (most recent call last):</w:delText>
              </w:r>
              <w:r w:rsidRPr="00CA7B47" w:rsidDel="004531CA">
                <w:rPr>
                  <w:sz w:val="16"/>
                  <w:szCs w:val="16"/>
                  <w:rPrChange w:id="267" w:author="Author">
                    <w:rPr>
                      <w:sz w:val="20"/>
                    </w:rPr>
                  </w:rPrChange>
                </w:rPr>
                <w:br/>
                <w:delText xml:space="preserve">  File "API579.py", line 73, in &lt;module&gt;</w:delText>
              </w:r>
              <w:r w:rsidRPr="00CA7B47" w:rsidDel="004531CA">
                <w:rPr>
                  <w:sz w:val="16"/>
                  <w:szCs w:val="16"/>
                  <w:rPrChange w:id="268" w:author="Author">
                    <w:rPr>
                      <w:sz w:val="20"/>
                    </w:rPr>
                  </w:rPrChange>
                </w:rPr>
                <w:br/>
                <w:delText xml:space="preserve">    df = ExcelRead(customdata)</w:delText>
              </w:r>
              <w:r w:rsidRPr="00CA7B47" w:rsidDel="004531CA">
                <w:rPr>
                  <w:sz w:val="16"/>
                  <w:szCs w:val="16"/>
                  <w:rPrChange w:id="269" w:author="Author">
                    <w:rPr>
                      <w:sz w:val="20"/>
                    </w:rPr>
                  </w:rPrChange>
                </w:rPr>
                <w:br/>
                <w:delText xml:space="preserve">  File "F:\aceengineer\API579\common\customInputs.py", line 6, in ExcelRead</w:delText>
              </w:r>
              <w:r w:rsidRPr="00CA7B47" w:rsidDel="004531CA">
                <w:rPr>
                  <w:sz w:val="16"/>
                  <w:szCs w:val="16"/>
                  <w:rPrChange w:id="270" w:author="Author">
                    <w:rPr>
                      <w:sz w:val="20"/>
                    </w:rPr>
                  </w:rPrChange>
                </w:rPr>
                <w:br/>
                <w:delText xml:space="preserve">    index_col=data['index_col'])</w:delText>
              </w:r>
              <w:r w:rsidRPr="00CA7B47" w:rsidDel="004531CA">
                <w:rPr>
                  <w:sz w:val="16"/>
                  <w:szCs w:val="16"/>
                  <w:rPrChange w:id="271" w:author="Author">
                    <w:rPr>
                      <w:sz w:val="20"/>
                    </w:rPr>
                  </w:rPrChange>
                </w:rPr>
                <w:br/>
                <w:delText xml:space="preserve">  File "C:\Users\AceEngineer-002\Anaconda3\lib\site-packages\pandas\util\_decorators.py", line 178, in wrapper</w:delText>
              </w:r>
              <w:r w:rsidRPr="00CA7B47" w:rsidDel="004531CA">
                <w:rPr>
                  <w:sz w:val="16"/>
                  <w:szCs w:val="16"/>
                  <w:rPrChange w:id="272" w:author="Author">
                    <w:rPr>
                      <w:sz w:val="20"/>
                    </w:rPr>
                  </w:rPrChange>
                </w:rPr>
                <w:br/>
                <w:delText xml:space="preserve">    return func(*args, **kwargs)</w:delText>
              </w:r>
              <w:r w:rsidRPr="00CA7B47" w:rsidDel="004531CA">
                <w:rPr>
                  <w:sz w:val="16"/>
                  <w:szCs w:val="16"/>
                  <w:rPrChange w:id="273" w:author="Author">
                    <w:rPr>
                      <w:sz w:val="20"/>
                    </w:rPr>
                  </w:rPrChange>
                </w:rPr>
                <w:br/>
                <w:delText xml:space="preserve">  File "C:\Users\AceEngineer-002\Anaconda3\lib\site-packages\pandas\util\_decorators.py", line 178, in wrapper</w:delText>
              </w:r>
              <w:r w:rsidRPr="00CA7B47" w:rsidDel="004531CA">
                <w:rPr>
                  <w:sz w:val="16"/>
                  <w:szCs w:val="16"/>
                  <w:rPrChange w:id="274" w:author="Author">
                    <w:rPr>
                      <w:sz w:val="20"/>
                    </w:rPr>
                  </w:rPrChange>
                </w:rPr>
                <w:br/>
                <w:delText xml:space="preserve">    return func(*args, **kwargs)</w:delText>
              </w:r>
              <w:r w:rsidRPr="00CA7B47" w:rsidDel="004531CA">
                <w:rPr>
                  <w:sz w:val="16"/>
                  <w:szCs w:val="16"/>
                  <w:rPrChange w:id="275" w:author="Author">
                    <w:rPr>
                      <w:sz w:val="20"/>
                    </w:rPr>
                  </w:rPrChange>
                </w:rPr>
                <w:br/>
                <w:delText xml:space="preserve">  File "C:\Users\AceEngineer-002\Anaconda3\lib\site-packages\pandas\io\excel.py", line 307, in read_excel</w:delText>
              </w:r>
              <w:r w:rsidRPr="00CA7B47" w:rsidDel="004531CA">
                <w:rPr>
                  <w:sz w:val="16"/>
                  <w:szCs w:val="16"/>
                  <w:rPrChange w:id="276" w:author="Author">
                    <w:rPr>
                      <w:sz w:val="20"/>
                    </w:rPr>
                  </w:rPrChange>
                </w:rPr>
                <w:br/>
                <w:delText xml:space="preserve">    io = ExcelFile(io, engine=engine)</w:delText>
              </w:r>
              <w:r w:rsidRPr="00CA7B47" w:rsidDel="004531CA">
                <w:rPr>
                  <w:sz w:val="16"/>
                  <w:szCs w:val="16"/>
                  <w:rPrChange w:id="277" w:author="Author">
                    <w:rPr>
                      <w:sz w:val="20"/>
                    </w:rPr>
                  </w:rPrChange>
                </w:rPr>
                <w:br/>
                <w:delText xml:space="preserve">  File "C:\Users\AceEngineer-002\Anaconda3\lib\site-packages\pandas\io\excel.py", line 394, in __init__</w:delText>
              </w:r>
              <w:r w:rsidRPr="00CA7B47" w:rsidDel="004531CA">
                <w:rPr>
                  <w:sz w:val="16"/>
                  <w:szCs w:val="16"/>
                  <w:rPrChange w:id="278" w:author="Author">
                    <w:rPr>
                      <w:sz w:val="20"/>
                    </w:rPr>
                  </w:rPrChange>
                </w:rPr>
                <w:br/>
                <w:delText xml:space="preserve">    self.book = xlrd.open_workbook(self._io)</w:delText>
              </w:r>
              <w:r w:rsidRPr="00CA7B47" w:rsidDel="004531CA">
                <w:rPr>
                  <w:sz w:val="16"/>
                  <w:szCs w:val="16"/>
                  <w:rPrChange w:id="279" w:author="Author">
                    <w:rPr>
                      <w:sz w:val="20"/>
                    </w:rPr>
                  </w:rPrChange>
                </w:rPr>
                <w:br/>
                <w:delText xml:space="preserve">  File "C:\Users\AceEngineer-002\Anaconda3\lib\site-packages\xlrd\__init__.py", line 116, in open_workbook</w:delText>
              </w:r>
              <w:r w:rsidRPr="00CA7B47" w:rsidDel="004531CA">
                <w:rPr>
                  <w:sz w:val="16"/>
                  <w:szCs w:val="16"/>
                  <w:rPrChange w:id="280" w:author="Author">
                    <w:rPr>
                      <w:sz w:val="20"/>
                    </w:rPr>
                  </w:rPrChange>
                </w:rPr>
                <w:br/>
                <w:delText xml:space="preserve">    with open(filename, "rb") as f:</w:delText>
              </w:r>
              <w:r w:rsidRPr="00CA7B47" w:rsidDel="004531CA">
                <w:rPr>
                  <w:sz w:val="16"/>
                  <w:szCs w:val="16"/>
                  <w:rPrChange w:id="281" w:author="Author">
                    <w:rPr>
                      <w:sz w:val="20"/>
                    </w:rPr>
                  </w:rPrChange>
                </w:rPr>
                <w:br/>
                <w:delText>FileNotFoundError: [Errno 2] No such file or directory: '</w:delText>
              </w:r>
              <w:commentRangeStart w:id="282"/>
              <w:r w:rsidRPr="00CA7B47" w:rsidDel="004531CA">
                <w:rPr>
                  <w:sz w:val="16"/>
                  <w:szCs w:val="16"/>
                  <w:rPrChange w:id="283" w:author="Author">
                    <w:rPr>
                      <w:sz w:val="20"/>
                    </w:rPr>
                  </w:rPrChange>
                </w:rPr>
                <w:delText>dataManager//Oil Export.xlsx</w:delText>
              </w:r>
              <w:commentRangeEnd w:id="282"/>
              <w:r w:rsidDel="004531CA">
                <w:rPr>
                  <w:rStyle w:val="CommentReference"/>
                </w:rPr>
                <w:commentReference w:id="282"/>
              </w:r>
              <w:r w:rsidRPr="00CA7B47" w:rsidDel="004531CA">
                <w:rPr>
                  <w:sz w:val="16"/>
                  <w:szCs w:val="16"/>
                  <w:rPrChange w:id="284" w:author="Author">
                    <w:rPr>
                      <w:sz w:val="20"/>
                    </w:rPr>
                  </w:rPrChange>
                </w:rPr>
                <w:delText>'</w:delText>
              </w:r>
            </w:del>
          </w:p>
        </w:tc>
      </w:tr>
      <w:tr w:rsidR="004531CA" w:rsidRPr="00CA7B47" w:rsidDel="004531CA" w14:paraId="33C7E074" w14:textId="247E15C1" w:rsidTr="004531CA">
        <w:trPr>
          <w:trHeight w:val="2115"/>
          <w:del w:id="285" w:author="Author"/>
        </w:trPr>
        <w:tc>
          <w:tcPr>
            <w:tcW w:w="1605" w:type="dxa"/>
            <w:hideMark/>
          </w:tcPr>
          <w:p w14:paraId="2419A8C2" w14:textId="19E42780" w:rsidR="004531CA" w:rsidRPr="00CA7B47" w:rsidDel="004531CA" w:rsidRDefault="004531CA" w:rsidP="004531CA">
            <w:pPr>
              <w:pStyle w:val="NormalIndent"/>
              <w:ind w:left="0"/>
              <w:rPr>
                <w:del w:id="286" w:author="Author"/>
                <w:sz w:val="16"/>
                <w:szCs w:val="16"/>
                <w:rPrChange w:id="287" w:author="Author">
                  <w:rPr>
                    <w:del w:id="288" w:author="Author"/>
                    <w:sz w:val="20"/>
                  </w:rPr>
                </w:rPrChange>
              </w:rPr>
            </w:pPr>
            <w:del w:id="289" w:author="Author">
              <w:r w:rsidRPr="00CA7B47" w:rsidDel="004531CA">
                <w:rPr>
                  <w:sz w:val="16"/>
                  <w:szCs w:val="16"/>
                  <w:rPrChange w:id="290" w:author="Author">
                    <w:rPr>
                      <w:sz w:val="20"/>
                    </w:rPr>
                  </w:rPrChange>
                </w:rPr>
                <w:delText>API-RP-2RD</w:delText>
              </w:r>
            </w:del>
          </w:p>
        </w:tc>
        <w:tc>
          <w:tcPr>
            <w:tcW w:w="1367" w:type="dxa"/>
            <w:hideMark/>
          </w:tcPr>
          <w:p w14:paraId="076BD839" w14:textId="0E824B5A" w:rsidR="004531CA" w:rsidRPr="00CA7B47" w:rsidDel="004531CA" w:rsidRDefault="004531CA" w:rsidP="004531CA">
            <w:pPr>
              <w:pStyle w:val="NormalIndent"/>
              <w:ind w:left="0"/>
              <w:rPr>
                <w:del w:id="291" w:author="Author"/>
                <w:sz w:val="16"/>
                <w:szCs w:val="16"/>
                <w:rPrChange w:id="292" w:author="Author">
                  <w:rPr>
                    <w:del w:id="293" w:author="Author"/>
                    <w:sz w:val="20"/>
                  </w:rPr>
                </w:rPrChange>
              </w:rPr>
            </w:pPr>
            <w:del w:id="294" w:author="Author">
              <w:r w:rsidRPr="00CA7B47" w:rsidDel="004531CA">
                <w:rPr>
                  <w:sz w:val="16"/>
                  <w:szCs w:val="16"/>
                  <w:rPrChange w:id="295" w:author="Author">
                    <w:rPr>
                      <w:sz w:val="20"/>
                    </w:rPr>
                  </w:rPrChange>
                </w:rPr>
                <w:delText>APIRP2RD-VA.py</w:delText>
              </w:r>
            </w:del>
          </w:p>
        </w:tc>
        <w:tc>
          <w:tcPr>
            <w:tcW w:w="2410" w:type="dxa"/>
            <w:hideMark/>
          </w:tcPr>
          <w:p w14:paraId="4F52A998" w14:textId="6D16E63D" w:rsidR="004531CA" w:rsidRPr="00CA7B47" w:rsidDel="004531CA" w:rsidRDefault="004531CA" w:rsidP="004531CA">
            <w:pPr>
              <w:pStyle w:val="NormalIndent"/>
              <w:ind w:left="0"/>
              <w:rPr>
                <w:del w:id="296" w:author="Author"/>
                <w:sz w:val="16"/>
                <w:szCs w:val="16"/>
                <w:rPrChange w:id="297" w:author="Author">
                  <w:rPr>
                    <w:del w:id="298" w:author="Author"/>
                    <w:sz w:val="20"/>
                  </w:rPr>
                </w:rPrChange>
              </w:rPr>
            </w:pPr>
            <w:del w:id="299" w:author="Author">
              <w:r w:rsidRPr="00CA7B47" w:rsidDel="004531CA">
                <w:rPr>
                  <w:sz w:val="16"/>
                  <w:szCs w:val="16"/>
                  <w:rPrChange w:id="300" w:author="Author">
                    <w:rPr>
                      <w:sz w:val="20"/>
                    </w:rPr>
                  </w:rPrChange>
                </w:rPr>
                <w:delText>name:pipeUtilization</w:delText>
              </w:r>
              <w:r w:rsidRPr="00CA7B47" w:rsidDel="004531CA">
                <w:rPr>
                  <w:sz w:val="16"/>
                  <w:szCs w:val="16"/>
                  <w:rPrChange w:id="301" w:author="Author">
                    <w:rPr>
                      <w:sz w:val="20"/>
                    </w:rPr>
                  </w:rPrChange>
                </w:rPr>
                <w:br/>
                <w:delText>channels:defaults,dependencies:</w:delText>
              </w:r>
              <w:r w:rsidRPr="00CA7B47" w:rsidDel="004531CA">
                <w:rPr>
                  <w:sz w:val="16"/>
                  <w:szCs w:val="16"/>
                  <w:rPrChange w:id="302" w:author="Author">
                    <w:rPr>
                      <w:sz w:val="20"/>
                    </w:rPr>
                  </w:rPrChange>
                </w:rPr>
                <w:br/>
                <w:delText xml:space="preserve"> python=3.6,yaml</w:delText>
              </w:r>
            </w:del>
          </w:p>
        </w:tc>
        <w:tc>
          <w:tcPr>
            <w:tcW w:w="2497" w:type="dxa"/>
            <w:hideMark/>
          </w:tcPr>
          <w:p w14:paraId="31411079" w14:textId="64E1A48C" w:rsidR="004531CA" w:rsidRPr="00CA7B47" w:rsidDel="004531CA" w:rsidRDefault="004531CA" w:rsidP="004531CA">
            <w:pPr>
              <w:pStyle w:val="NormalIndent"/>
              <w:ind w:left="0"/>
              <w:rPr>
                <w:del w:id="303" w:author="Author"/>
                <w:sz w:val="16"/>
                <w:szCs w:val="16"/>
                <w:rPrChange w:id="304" w:author="Author">
                  <w:rPr>
                    <w:del w:id="305" w:author="Author"/>
                    <w:sz w:val="20"/>
                  </w:rPr>
                </w:rPrChange>
              </w:rPr>
            </w:pPr>
            <w:del w:id="306" w:author="Author">
              <w:r w:rsidRPr="00CA7B47" w:rsidDel="004531CA">
                <w:rPr>
                  <w:sz w:val="16"/>
                  <w:szCs w:val="16"/>
                  <w:rPrChange w:id="307" w:author="Author">
                    <w:rPr>
                      <w:sz w:val="20"/>
                    </w:rPr>
                  </w:rPrChange>
                </w:rPr>
                <w:delText xml:space="preserve">1)change directory = "F:\aceengineer\017_Fatigue_Curves                                             2)Run the program = "FatigueBasiccurve.py" </w:delText>
              </w:r>
            </w:del>
          </w:p>
        </w:tc>
        <w:tc>
          <w:tcPr>
            <w:tcW w:w="2889" w:type="dxa"/>
            <w:hideMark/>
          </w:tcPr>
          <w:p w14:paraId="2821CD26" w14:textId="2546B442" w:rsidR="004531CA" w:rsidRPr="00CA7B47" w:rsidDel="004531CA" w:rsidRDefault="004531CA" w:rsidP="004531CA">
            <w:pPr>
              <w:pStyle w:val="NormalIndent"/>
              <w:rPr>
                <w:del w:id="308" w:author="Author"/>
                <w:color w:val="385623" w:themeColor="accent6" w:themeShade="80"/>
                <w:sz w:val="16"/>
                <w:szCs w:val="16"/>
                <w:rPrChange w:id="309" w:author="Author">
                  <w:rPr>
                    <w:del w:id="310" w:author="Author"/>
                    <w:sz w:val="20"/>
                  </w:rPr>
                </w:rPrChange>
              </w:rPr>
            </w:pPr>
            <w:del w:id="311" w:author="Author">
              <w:r w:rsidRPr="00CA7B47" w:rsidDel="004531CA">
                <w:rPr>
                  <w:color w:val="385623" w:themeColor="accent6" w:themeShade="80"/>
                  <w:sz w:val="16"/>
                  <w:szCs w:val="16"/>
                  <w:rPrChange w:id="312" w:author="Author">
                    <w:rPr>
                      <w:sz w:val="20"/>
                    </w:rPr>
                  </w:rPrChange>
                </w:rPr>
                <w:delText>No Error</w:delText>
              </w:r>
            </w:del>
          </w:p>
        </w:tc>
      </w:tr>
      <w:tr w:rsidR="004531CA" w:rsidRPr="00CA7B47" w:rsidDel="004531CA" w14:paraId="6BB401C1" w14:textId="1BD5E3F3" w:rsidTr="004531CA">
        <w:trPr>
          <w:trHeight w:val="1404"/>
          <w:del w:id="313" w:author="Author"/>
        </w:trPr>
        <w:tc>
          <w:tcPr>
            <w:tcW w:w="1605" w:type="dxa"/>
            <w:hideMark/>
          </w:tcPr>
          <w:p w14:paraId="15FA9E15" w14:textId="117ACE94" w:rsidR="004531CA" w:rsidRPr="00CA7B47" w:rsidDel="004531CA" w:rsidRDefault="004531CA" w:rsidP="004531CA">
            <w:pPr>
              <w:pStyle w:val="NormalIndent"/>
              <w:ind w:left="0"/>
              <w:rPr>
                <w:del w:id="314" w:author="Author"/>
                <w:sz w:val="16"/>
                <w:szCs w:val="16"/>
                <w:rPrChange w:id="315" w:author="Author">
                  <w:rPr>
                    <w:del w:id="316" w:author="Author"/>
                    <w:sz w:val="20"/>
                  </w:rPr>
                </w:rPrChange>
              </w:rPr>
            </w:pPr>
            <w:del w:id="317" w:author="Author">
              <w:r w:rsidRPr="00CA7B47" w:rsidDel="004531CA">
                <w:rPr>
                  <w:sz w:val="16"/>
                  <w:szCs w:val="16"/>
                  <w:rPrChange w:id="318" w:author="Author">
                    <w:rPr>
                      <w:sz w:val="20"/>
                    </w:rPr>
                  </w:rPrChange>
                </w:rPr>
                <w:delText>API-STD-2RD</w:delText>
              </w:r>
            </w:del>
          </w:p>
        </w:tc>
        <w:tc>
          <w:tcPr>
            <w:tcW w:w="1367" w:type="dxa"/>
            <w:hideMark/>
          </w:tcPr>
          <w:p w14:paraId="4A8F3A3C" w14:textId="3A618EEB" w:rsidR="004531CA" w:rsidRPr="00CA7B47" w:rsidDel="004531CA" w:rsidRDefault="004531CA" w:rsidP="004531CA">
            <w:pPr>
              <w:pStyle w:val="NormalIndent"/>
              <w:ind w:left="0"/>
              <w:rPr>
                <w:del w:id="319" w:author="Author"/>
                <w:sz w:val="16"/>
                <w:szCs w:val="16"/>
                <w:rPrChange w:id="320" w:author="Author">
                  <w:rPr>
                    <w:del w:id="321" w:author="Author"/>
                    <w:sz w:val="20"/>
                  </w:rPr>
                </w:rPrChange>
              </w:rPr>
            </w:pPr>
            <w:del w:id="322" w:author="Author">
              <w:r w:rsidRPr="00CA7B47" w:rsidDel="004531CA">
                <w:rPr>
                  <w:sz w:val="16"/>
                  <w:szCs w:val="16"/>
                  <w:rPrChange w:id="323" w:author="Author">
                    <w:rPr>
                      <w:sz w:val="20"/>
                    </w:rPr>
                  </w:rPrChange>
                </w:rPr>
                <w:delText>APISTD2RD.py</w:delText>
              </w:r>
            </w:del>
          </w:p>
        </w:tc>
        <w:tc>
          <w:tcPr>
            <w:tcW w:w="2410" w:type="dxa"/>
            <w:hideMark/>
          </w:tcPr>
          <w:p w14:paraId="73B9E8E2" w14:textId="715CB1EE" w:rsidR="004531CA" w:rsidRPr="00CA7B47" w:rsidDel="004531CA" w:rsidRDefault="004531CA" w:rsidP="004531CA">
            <w:pPr>
              <w:pStyle w:val="NormalIndent"/>
              <w:ind w:left="0"/>
              <w:rPr>
                <w:del w:id="324" w:author="Author"/>
                <w:sz w:val="16"/>
                <w:szCs w:val="16"/>
                <w:rPrChange w:id="325" w:author="Author">
                  <w:rPr>
                    <w:del w:id="326" w:author="Author"/>
                    <w:sz w:val="20"/>
                  </w:rPr>
                </w:rPrChange>
              </w:rPr>
            </w:pPr>
            <w:del w:id="327" w:author="Author">
              <w:r w:rsidRPr="00CA7B47" w:rsidDel="004531CA">
                <w:rPr>
                  <w:sz w:val="16"/>
                  <w:szCs w:val="16"/>
                  <w:rPrChange w:id="328" w:author="Author">
                    <w:rPr>
                      <w:sz w:val="20"/>
                    </w:rPr>
                  </w:rPrChange>
                </w:rPr>
                <w:delText>name:pipeUtilization</w:delText>
              </w:r>
              <w:r w:rsidRPr="00CA7B47" w:rsidDel="004531CA">
                <w:rPr>
                  <w:sz w:val="16"/>
                  <w:szCs w:val="16"/>
                  <w:rPrChange w:id="329" w:author="Author">
                    <w:rPr>
                      <w:sz w:val="20"/>
                    </w:rPr>
                  </w:rPrChange>
                </w:rPr>
                <w:br/>
                <w:delText>channels:defaults</w:delText>
              </w:r>
              <w:r w:rsidRPr="00CA7B47" w:rsidDel="004531CA">
                <w:rPr>
                  <w:sz w:val="16"/>
                  <w:szCs w:val="16"/>
                  <w:rPrChange w:id="330" w:author="Author">
                    <w:rPr>
                      <w:sz w:val="20"/>
                    </w:rPr>
                  </w:rPrChange>
                </w:rPr>
                <w:br/>
                <w:delText>dependencies:python=3.5.5=h0c2934d_2,yaml=0.1.7</w:delText>
              </w:r>
              <w:r w:rsidRPr="00CA7B47" w:rsidDel="004531CA">
                <w:rPr>
                  <w:sz w:val="16"/>
                  <w:szCs w:val="16"/>
                  <w:rPrChange w:id="331" w:author="Author">
                    <w:rPr>
                      <w:sz w:val="20"/>
                    </w:rPr>
                  </w:rPrChange>
                </w:rPr>
                <w:br/>
                <w:delText>matplotlib=2.2.3,pandas=0.23.4,numpy</w:delText>
              </w:r>
            </w:del>
          </w:p>
        </w:tc>
        <w:tc>
          <w:tcPr>
            <w:tcW w:w="2497" w:type="dxa"/>
            <w:hideMark/>
          </w:tcPr>
          <w:p w14:paraId="3E28252E" w14:textId="304B3722" w:rsidR="004531CA" w:rsidRPr="00CA7B47" w:rsidDel="004531CA" w:rsidRDefault="004531CA" w:rsidP="004531CA">
            <w:pPr>
              <w:pStyle w:val="NormalIndent"/>
              <w:ind w:left="0"/>
              <w:rPr>
                <w:del w:id="332" w:author="Author"/>
                <w:sz w:val="16"/>
                <w:szCs w:val="16"/>
                <w:rPrChange w:id="333" w:author="Author">
                  <w:rPr>
                    <w:del w:id="334" w:author="Author"/>
                    <w:sz w:val="20"/>
                  </w:rPr>
                </w:rPrChange>
              </w:rPr>
            </w:pPr>
            <w:del w:id="335" w:author="Author">
              <w:r w:rsidRPr="00CA7B47" w:rsidDel="004531CA">
                <w:rPr>
                  <w:sz w:val="16"/>
                  <w:szCs w:val="16"/>
                  <w:rPrChange w:id="336" w:author="Author">
                    <w:rPr>
                      <w:sz w:val="20"/>
                    </w:rPr>
                  </w:rPrChange>
                </w:rPr>
                <w:delText xml:space="preserve">1)change directory = "F:\aceengineer\API-STD-2RD                                            2)Run the program = "APISTD2RD.py" </w:delText>
              </w:r>
            </w:del>
          </w:p>
        </w:tc>
        <w:tc>
          <w:tcPr>
            <w:tcW w:w="2889" w:type="dxa"/>
            <w:hideMark/>
          </w:tcPr>
          <w:p w14:paraId="252731F3" w14:textId="13A77F93" w:rsidR="004531CA" w:rsidRPr="00CA7B47" w:rsidDel="004531CA" w:rsidRDefault="004531CA" w:rsidP="004531CA">
            <w:pPr>
              <w:pStyle w:val="NormalIndent"/>
              <w:rPr>
                <w:del w:id="337" w:author="Author"/>
                <w:color w:val="385623" w:themeColor="accent6" w:themeShade="80"/>
                <w:sz w:val="16"/>
                <w:szCs w:val="16"/>
                <w:rPrChange w:id="338" w:author="Author">
                  <w:rPr>
                    <w:del w:id="339" w:author="Author"/>
                    <w:sz w:val="20"/>
                  </w:rPr>
                </w:rPrChange>
              </w:rPr>
            </w:pPr>
            <w:del w:id="340" w:author="Author">
              <w:r w:rsidRPr="00CA7B47" w:rsidDel="004531CA">
                <w:rPr>
                  <w:color w:val="385623" w:themeColor="accent6" w:themeShade="80"/>
                  <w:sz w:val="16"/>
                  <w:szCs w:val="16"/>
                  <w:rPrChange w:id="341" w:author="Author">
                    <w:rPr>
                      <w:sz w:val="20"/>
                    </w:rPr>
                  </w:rPrChange>
                </w:rPr>
                <w:delText>No Error</w:delText>
              </w:r>
            </w:del>
          </w:p>
        </w:tc>
      </w:tr>
      <w:tr w:rsidR="004531CA" w:rsidRPr="00CA7B47" w:rsidDel="004531CA" w14:paraId="45365C15" w14:textId="7C6DCE78" w:rsidTr="004531CA">
        <w:trPr>
          <w:trHeight w:val="1821"/>
          <w:del w:id="342" w:author="Author"/>
        </w:trPr>
        <w:tc>
          <w:tcPr>
            <w:tcW w:w="1605" w:type="dxa"/>
            <w:hideMark/>
          </w:tcPr>
          <w:p w14:paraId="73B43814" w14:textId="69B560AD" w:rsidR="004531CA" w:rsidRPr="00CA7B47" w:rsidDel="004531CA" w:rsidRDefault="004531CA" w:rsidP="004531CA">
            <w:pPr>
              <w:pStyle w:val="NormalIndent"/>
              <w:ind w:left="0"/>
              <w:rPr>
                <w:del w:id="343" w:author="Author"/>
                <w:sz w:val="16"/>
                <w:szCs w:val="16"/>
                <w:rPrChange w:id="344" w:author="Author">
                  <w:rPr>
                    <w:del w:id="345" w:author="Author"/>
                    <w:sz w:val="20"/>
                  </w:rPr>
                </w:rPrChange>
              </w:rPr>
            </w:pPr>
            <w:del w:id="346" w:author="Author">
              <w:r w:rsidRPr="00CA7B47" w:rsidDel="004531CA">
                <w:rPr>
                  <w:sz w:val="16"/>
                  <w:szCs w:val="16"/>
                  <w:rPrChange w:id="347" w:author="Author">
                    <w:rPr>
                      <w:sz w:val="20"/>
                    </w:rPr>
                  </w:rPrChange>
                </w:rPr>
                <w:delText>ASMEB31</w:delText>
              </w:r>
            </w:del>
          </w:p>
        </w:tc>
        <w:tc>
          <w:tcPr>
            <w:tcW w:w="1367" w:type="dxa"/>
            <w:hideMark/>
          </w:tcPr>
          <w:p w14:paraId="63D857EA" w14:textId="43BDDF05" w:rsidR="004531CA" w:rsidRPr="00CA7B47" w:rsidDel="004531CA" w:rsidRDefault="004531CA" w:rsidP="004531CA">
            <w:pPr>
              <w:pStyle w:val="NormalIndent"/>
              <w:ind w:left="0"/>
              <w:rPr>
                <w:del w:id="348" w:author="Author"/>
                <w:sz w:val="16"/>
                <w:szCs w:val="16"/>
                <w:rPrChange w:id="349" w:author="Author">
                  <w:rPr>
                    <w:del w:id="350" w:author="Author"/>
                    <w:sz w:val="20"/>
                  </w:rPr>
                </w:rPrChange>
              </w:rPr>
            </w:pPr>
            <w:del w:id="351" w:author="Author">
              <w:r w:rsidRPr="00CA7B47" w:rsidDel="004531CA">
                <w:rPr>
                  <w:sz w:val="16"/>
                  <w:szCs w:val="16"/>
                  <w:rPrChange w:id="352" w:author="Author">
                    <w:rPr>
                      <w:sz w:val="20"/>
                    </w:rPr>
                  </w:rPrChange>
                </w:rPr>
                <w:delText>ASMEB31Sizing.py</w:delText>
              </w:r>
            </w:del>
          </w:p>
        </w:tc>
        <w:tc>
          <w:tcPr>
            <w:tcW w:w="2410" w:type="dxa"/>
            <w:hideMark/>
          </w:tcPr>
          <w:p w14:paraId="7DB1A790" w14:textId="3210AFE1" w:rsidR="004531CA" w:rsidRPr="00CA7B47" w:rsidDel="004531CA" w:rsidRDefault="004531CA" w:rsidP="004531CA">
            <w:pPr>
              <w:pStyle w:val="NormalIndent"/>
              <w:ind w:left="0"/>
              <w:rPr>
                <w:del w:id="353" w:author="Author"/>
                <w:sz w:val="16"/>
                <w:szCs w:val="16"/>
                <w:rPrChange w:id="354" w:author="Author">
                  <w:rPr>
                    <w:del w:id="355" w:author="Author"/>
                    <w:sz w:val="20"/>
                  </w:rPr>
                </w:rPrChange>
              </w:rPr>
            </w:pPr>
            <w:del w:id="356" w:author="Author">
              <w:r w:rsidRPr="00CA7B47" w:rsidDel="004531CA">
                <w:rPr>
                  <w:sz w:val="16"/>
                  <w:szCs w:val="16"/>
                  <w:rPrChange w:id="357" w:author="Author">
                    <w:rPr>
                      <w:sz w:val="20"/>
                    </w:rPr>
                  </w:rPrChange>
                </w:rPr>
                <w:delText>name:PipeCapacity</w:delText>
              </w:r>
              <w:r w:rsidRPr="00CA7B47" w:rsidDel="004531CA">
                <w:rPr>
                  <w:sz w:val="16"/>
                  <w:szCs w:val="16"/>
                  <w:rPrChange w:id="358" w:author="Author">
                    <w:rPr>
                      <w:sz w:val="20"/>
                    </w:rPr>
                  </w:rPrChange>
                </w:rPr>
                <w:br/>
                <w:delText>channels:defaults</w:delText>
              </w:r>
              <w:r w:rsidRPr="00CA7B47" w:rsidDel="004531CA">
                <w:rPr>
                  <w:sz w:val="16"/>
                  <w:szCs w:val="16"/>
                  <w:rPrChange w:id="359" w:author="Author">
                    <w:rPr>
                      <w:sz w:val="20"/>
                    </w:rPr>
                  </w:rPrChange>
                </w:rPr>
                <w:br/>
                <w:delText>dependencies:python=3.6</w:delText>
              </w:r>
              <w:r w:rsidRPr="00CA7B47" w:rsidDel="004531CA">
                <w:rPr>
                  <w:sz w:val="16"/>
                  <w:szCs w:val="16"/>
                  <w:rPrChange w:id="360" w:author="Author">
                    <w:rPr>
                      <w:sz w:val="20"/>
                    </w:rPr>
                  </w:rPrChange>
                </w:rPr>
                <w:br/>
                <w:delText xml:space="preserve"> pyyaml,yaml,oyaml,matplotlib</w:delText>
              </w:r>
              <w:r w:rsidRPr="00CA7B47" w:rsidDel="004531CA">
                <w:rPr>
                  <w:sz w:val="16"/>
                  <w:szCs w:val="16"/>
                  <w:rPrChange w:id="361" w:author="Author">
                    <w:rPr>
                      <w:sz w:val="20"/>
                    </w:rPr>
                  </w:rPrChange>
                </w:rPr>
                <w:br/>
                <w:delText xml:space="preserve">  scipy,pandas,imgki</w:delText>
              </w:r>
            </w:del>
          </w:p>
        </w:tc>
        <w:tc>
          <w:tcPr>
            <w:tcW w:w="2497" w:type="dxa"/>
            <w:hideMark/>
          </w:tcPr>
          <w:p w14:paraId="23762D4F" w14:textId="11C402C6" w:rsidR="004531CA" w:rsidRPr="00CA7B47" w:rsidDel="004531CA" w:rsidRDefault="004531CA" w:rsidP="004531CA">
            <w:pPr>
              <w:pStyle w:val="NormalIndent"/>
              <w:ind w:left="0"/>
              <w:rPr>
                <w:del w:id="362" w:author="Author"/>
                <w:sz w:val="16"/>
                <w:szCs w:val="16"/>
                <w:rPrChange w:id="363" w:author="Author">
                  <w:rPr>
                    <w:del w:id="364" w:author="Author"/>
                    <w:sz w:val="20"/>
                  </w:rPr>
                </w:rPrChange>
              </w:rPr>
            </w:pPr>
            <w:del w:id="365" w:author="Author">
              <w:r w:rsidRPr="00CA7B47" w:rsidDel="004531CA">
                <w:rPr>
                  <w:sz w:val="16"/>
                  <w:szCs w:val="16"/>
                  <w:rPrChange w:id="366" w:author="Author">
                    <w:rPr>
                      <w:sz w:val="20"/>
                    </w:rPr>
                  </w:rPrChange>
                </w:rPr>
                <w:delText xml:space="preserve">1)change directory = "F:\aceengineer\ASMEB31                                            2)Run the program = "ASMEB31Sizing.py" </w:delText>
              </w:r>
            </w:del>
          </w:p>
        </w:tc>
        <w:tc>
          <w:tcPr>
            <w:tcW w:w="2889" w:type="dxa"/>
            <w:hideMark/>
          </w:tcPr>
          <w:p w14:paraId="07B4FC0E" w14:textId="6BBAE847" w:rsidR="004531CA" w:rsidRPr="00CA7B47" w:rsidDel="004531CA" w:rsidRDefault="004531CA" w:rsidP="004531CA">
            <w:pPr>
              <w:pStyle w:val="NormalIndent"/>
              <w:ind w:left="0"/>
              <w:jc w:val="center"/>
              <w:rPr>
                <w:del w:id="367" w:author="Author"/>
                <w:color w:val="385623" w:themeColor="accent6" w:themeShade="80"/>
                <w:sz w:val="16"/>
                <w:szCs w:val="16"/>
                <w:rPrChange w:id="368" w:author="Author">
                  <w:rPr>
                    <w:del w:id="369" w:author="Author"/>
                    <w:sz w:val="20"/>
                  </w:rPr>
                </w:rPrChange>
              </w:rPr>
            </w:pPr>
            <w:del w:id="370" w:author="Author">
              <w:r w:rsidRPr="00CA7B47" w:rsidDel="004531CA">
                <w:rPr>
                  <w:color w:val="385623" w:themeColor="accent6" w:themeShade="80"/>
                  <w:sz w:val="16"/>
                  <w:szCs w:val="16"/>
                  <w:rPrChange w:id="371" w:author="Author">
                    <w:rPr>
                      <w:sz w:val="20"/>
                    </w:rPr>
                  </w:rPrChange>
                </w:rPr>
                <w:delText>No Error</w:delText>
              </w:r>
            </w:del>
          </w:p>
        </w:tc>
      </w:tr>
      <w:tr w:rsidR="004531CA" w:rsidRPr="00CA7B47" w:rsidDel="004531CA" w14:paraId="5FFF3F54" w14:textId="4F922AD6" w:rsidTr="004531CA">
        <w:trPr>
          <w:trHeight w:val="1705"/>
          <w:del w:id="372" w:author="Author"/>
        </w:trPr>
        <w:tc>
          <w:tcPr>
            <w:tcW w:w="1605" w:type="dxa"/>
            <w:hideMark/>
          </w:tcPr>
          <w:p w14:paraId="517777E8" w14:textId="0543021E" w:rsidR="004531CA" w:rsidRPr="00CA7B47" w:rsidDel="004531CA" w:rsidRDefault="004531CA" w:rsidP="004531CA">
            <w:pPr>
              <w:pStyle w:val="NormalIndent"/>
              <w:ind w:left="0"/>
              <w:rPr>
                <w:del w:id="373" w:author="Author"/>
                <w:sz w:val="16"/>
                <w:szCs w:val="16"/>
                <w:rPrChange w:id="374" w:author="Author">
                  <w:rPr>
                    <w:del w:id="375" w:author="Author"/>
                    <w:sz w:val="20"/>
                  </w:rPr>
                </w:rPrChange>
              </w:rPr>
            </w:pPr>
            <w:del w:id="376" w:author="Author">
              <w:r w:rsidRPr="00CA7B47" w:rsidDel="004531CA">
                <w:rPr>
                  <w:sz w:val="16"/>
                  <w:szCs w:val="16"/>
                  <w:rPrChange w:id="377" w:author="Author">
                    <w:rPr>
                      <w:sz w:val="20"/>
                    </w:rPr>
                  </w:rPrChange>
                </w:rPr>
                <w:delText>Burst_Collapse_Code</w:delText>
              </w:r>
            </w:del>
          </w:p>
        </w:tc>
        <w:tc>
          <w:tcPr>
            <w:tcW w:w="1367" w:type="dxa"/>
            <w:hideMark/>
          </w:tcPr>
          <w:p w14:paraId="6F3FD6CC" w14:textId="156CD598" w:rsidR="004531CA" w:rsidRPr="00CA7B47" w:rsidDel="004531CA" w:rsidRDefault="004531CA" w:rsidP="004531CA">
            <w:pPr>
              <w:pStyle w:val="NormalIndent"/>
              <w:ind w:left="0"/>
              <w:rPr>
                <w:del w:id="378" w:author="Author"/>
                <w:sz w:val="16"/>
                <w:szCs w:val="16"/>
                <w:rPrChange w:id="379" w:author="Author">
                  <w:rPr>
                    <w:del w:id="380" w:author="Author"/>
                    <w:sz w:val="20"/>
                  </w:rPr>
                </w:rPrChange>
              </w:rPr>
            </w:pPr>
            <w:del w:id="381" w:author="Author">
              <w:r w:rsidRPr="00CA7B47" w:rsidDel="004531CA">
                <w:rPr>
                  <w:sz w:val="16"/>
                  <w:szCs w:val="16"/>
                  <w:rPrChange w:id="382" w:author="Author">
                    <w:rPr>
                      <w:sz w:val="20"/>
                    </w:rPr>
                  </w:rPrChange>
                </w:rPr>
                <w:delText>APIST2RD_BurstandCollapse.py</w:delText>
              </w:r>
            </w:del>
          </w:p>
        </w:tc>
        <w:tc>
          <w:tcPr>
            <w:tcW w:w="2410" w:type="dxa"/>
            <w:hideMark/>
          </w:tcPr>
          <w:p w14:paraId="7F202FF0" w14:textId="52E38170" w:rsidR="004531CA" w:rsidRPr="00CA7B47" w:rsidDel="004531CA" w:rsidRDefault="004531CA" w:rsidP="004531CA">
            <w:pPr>
              <w:pStyle w:val="NormalIndent"/>
              <w:rPr>
                <w:del w:id="383" w:author="Author"/>
                <w:sz w:val="16"/>
                <w:szCs w:val="16"/>
                <w:rPrChange w:id="384" w:author="Author">
                  <w:rPr>
                    <w:del w:id="385" w:author="Author"/>
                    <w:sz w:val="20"/>
                  </w:rPr>
                </w:rPrChange>
              </w:rPr>
            </w:pPr>
            <w:del w:id="386" w:author="Author">
              <w:r w:rsidRPr="00CA7B47" w:rsidDel="004531CA">
                <w:rPr>
                  <w:sz w:val="16"/>
                  <w:szCs w:val="16"/>
                  <w:rPrChange w:id="387" w:author="Author">
                    <w:rPr>
                      <w:sz w:val="20"/>
                    </w:rPr>
                  </w:rPrChange>
                </w:rPr>
                <w:delText>no env</w:delText>
              </w:r>
            </w:del>
          </w:p>
        </w:tc>
        <w:tc>
          <w:tcPr>
            <w:tcW w:w="2497" w:type="dxa"/>
            <w:hideMark/>
          </w:tcPr>
          <w:p w14:paraId="10DC16AE" w14:textId="256968BC" w:rsidR="004531CA" w:rsidRPr="00CA7B47" w:rsidDel="004531CA" w:rsidRDefault="004531CA" w:rsidP="004531CA">
            <w:pPr>
              <w:pStyle w:val="NormalIndent"/>
              <w:ind w:left="0"/>
              <w:rPr>
                <w:del w:id="388" w:author="Author"/>
                <w:sz w:val="16"/>
                <w:szCs w:val="16"/>
                <w:rPrChange w:id="389" w:author="Author">
                  <w:rPr>
                    <w:del w:id="390" w:author="Author"/>
                    <w:sz w:val="20"/>
                  </w:rPr>
                </w:rPrChange>
              </w:rPr>
            </w:pPr>
            <w:del w:id="391" w:author="Author">
              <w:r w:rsidRPr="00CA7B47" w:rsidDel="004531CA">
                <w:rPr>
                  <w:sz w:val="16"/>
                  <w:szCs w:val="16"/>
                  <w:rPrChange w:id="392" w:author="Author">
                    <w:rPr>
                      <w:sz w:val="20"/>
                    </w:rPr>
                  </w:rPrChange>
                </w:rPr>
                <w:delText xml:space="preserve">1) change directory = "F:\aceengineer\Burst_Collapse_Code                                            2)Run the program = "APIST2RD_BurstandCollapse.py" </w:delText>
              </w:r>
            </w:del>
          </w:p>
        </w:tc>
        <w:tc>
          <w:tcPr>
            <w:tcW w:w="2889" w:type="dxa"/>
            <w:hideMark/>
          </w:tcPr>
          <w:p w14:paraId="665EDADD" w14:textId="54BC1C2F" w:rsidR="004531CA" w:rsidRPr="00CA7B47" w:rsidDel="004531CA" w:rsidRDefault="004531CA" w:rsidP="004531CA">
            <w:pPr>
              <w:pStyle w:val="NormalIndent"/>
              <w:rPr>
                <w:del w:id="393" w:author="Author"/>
                <w:color w:val="385623" w:themeColor="accent6" w:themeShade="80"/>
                <w:sz w:val="16"/>
                <w:szCs w:val="16"/>
                <w:rPrChange w:id="394" w:author="Author">
                  <w:rPr>
                    <w:del w:id="395" w:author="Author"/>
                    <w:sz w:val="20"/>
                  </w:rPr>
                </w:rPrChange>
              </w:rPr>
            </w:pPr>
            <w:del w:id="396" w:author="Author">
              <w:r w:rsidRPr="00CA7B47" w:rsidDel="004531CA">
                <w:rPr>
                  <w:color w:val="385623" w:themeColor="accent6" w:themeShade="80"/>
                  <w:sz w:val="16"/>
                  <w:szCs w:val="16"/>
                  <w:rPrChange w:id="397" w:author="Author">
                    <w:rPr>
                      <w:sz w:val="20"/>
                    </w:rPr>
                  </w:rPrChange>
                </w:rPr>
                <w:delText>No Error</w:delText>
              </w:r>
            </w:del>
          </w:p>
        </w:tc>
      </w:tr>
      <w:tr w:rsidR="004531CA" w:rsidRPr="00CA7B47" w:rsidDel="004531CA" w14:paraId="508E50D3" w14:textId="021BB0F9" w:rsidTr="004531CA">
        <w:trPr>
          <w:trHeight w:val="3000"/>
          <w:del w:id="398" w:author="Author"/>
        </w:trPr>
        <w:tc>
          <w:tcPr>
            <w:tcW w:w="1605" w:type="dxa"/>
            <w:hideMark/>
          </w:tcPr>
          <w:p w14:paraId="5E2D5AB2" w14:textId="61C1B4C5" w:rsidR="004531CA" w:rsidRPr="00CA7B47" w:rsidDel="004531CA" w:rsidRDefault="004531CA" w:rsidP="004531CA">
            <w:pPr>
              <w:pStyle w:val="NormalIndent"/>
              <w:ind w:left="0"/>
              <w:rPr>
                <w:del w:id="399" w:author="Author"/>
                <w:sz w:val="16"/>
                <w:szCs w:val="16"/>
                <w:rPrChange w:id="400" w:author="Author">
                  <w:rPr>
                    <w:del w:id="401" w:author="Author"/>
                    <w:sz w:val="20"/>
                  </w:rPr>
                </w:rPrChange>
              </w:rPr>
            </w:pPr>
            <w:del w:id="402" w:author="Author">
              <w:r w:rsidRPr="00CA7B47" w:rsidDel="004531CA">
                <w:rPr>
                  <w:sz w:val="16"/>
                  <w:szCs w:val="16"/>
                  <w:rPrChange w:id="403" w:author="Author">
                    <w:rPr>
                      <w:sz w:val="20"/>
                    </w:rPr>
                  </w:rPrChange>
                </w:rPr>
                <w:delText>catenary</w:delText>
              </w:r>
            </w:del>
          </w:p>
        </w:tc>
        <w:tc>
          <w:tcPr>
            <w:tcW w:w="1367" w:type="dxa"/>
            <w:hideMark/>
          </w:tcPr>
          <w:p w14:paraId="0CFD4F0F" w14:textId="53055969" w:rsidR="004531CA" w:rsidRPr="00CA7B47" w:rsidDel="004531CA" w:rsidRDefault="004531CA" w:rsidP="004531CA">
            <w:pPr>
              <w:pStyle w:val="NormalIndent"/>
              <w:ind w:left="0"/>
              <w:rPr>
                <w:del w:id="404" w:author="Author"/>
                <w:sz w:val="16"/>
                <w:szCs w:val="16"/>
                <w:rPrChange w:id="405" w:author="Author">
                  <w:rPr>
                    <w:del w:id="406" w:author="Author"/>
                    <w:sz w:val="20"/>
                  </w:rPr>
                </w:rPrChange>
              </w:rPr>
            </w:pPr>
            <w:del w:id="407" w:author="Author">
              <w:r w:rsidRPr="00CA7B47" w:rsidDel="004531CA">
                <w:rPr>
                  <w:sz w:val="16"/>
                  <w:szCs w:val="16"/>
                  <w:rPrChange w:id="408" w:author="Author">
                    <w:rPr>
                      <w:sz w:val="20"/>
                    </w:rPr>
                  </w:rPrChange>
                </w:rPr>
                <w:delText>catenaryRiser.py</w:delText>
              </w:r>
            </w:del>
          </w:p>
        </w:tc>
        <w:tc>
          <w:tcPr>
            <w:tcW w:w="2410" w:type="dxa"/>
            <w:hideMark/>
          </w:tcPr>
          <w:p w14:paraId="6CCEB79B" w14:textId="3A72848A" w:rsidR="004531CA" w:rsidRPr="00CA7B47" w:rsidDel="004531CA" w:rsidRDefault="004531CA" w:rsidP="004531CA">
            <w:pPr>
              <w:pStyle w:val="NormalIndent"/>
              <w:ind w:left="0"/>
              <w:rPr>
                <w:del w:id="409" w:author="Author"/>
                <w:sz w:val="16"/>
                <w:szCs w:val="16"/>
                <w:rPrChange w:id="410" w:author="Author">
                  <w:rPr>
                    <w:del w:id="411" w:author="Author"/>
                    <w:sz w:val="20"/>
                  </w:rPr>
                </w:rPrChange>
              </w:rPr>
            </w:pPr>
            <w:del w:id="412" w:author="Author">
              <w:r w:rsidRPr="00CA7B47" w:rsidDel="004531CA">
                <w:rPr>
                  <w:sz w:val="16"/>
                  <w:szCs w:val="16"/>
                  <w:rPrChange w:id="413" w:author="Author">
                    <w:rPr>
                      <w:sz w:val="20"/>
                    </w:rPr>
                  </w:rPrChange>
                </w:rPr>
                <w:delText>name:catenary</w:delText>
              </w:r>
              <w:r w:rsidRPr="00CA7B47" w:rsidDel="004531CA">
                <w:rPr>
                  <w:sz w:val="16"/>
                  <w:szCs w:val="16"/>
                  <w:rPrChange w:id="414" w:author="Author">
                    <w:rPr>
                      <w:sz w:val="20"/>
                    </w:rPr>
                  </w:rPrChange>
                </w:rPr>
                <w:br/>
                <w:delText>channels:defaults</w:delText>
              </w:r>
              <w:r w:rsidRPr="00CA7B47" w:rsidDel="004531CA">
                <w:rPr>
                  <w:sz w:val="16"/>
                  <w:szCs w:val="16"/>
                  <w:rPrChange w:id="415" w:author="Author">
                    <w:rPr>
                      <w:sz w:val="20"/>
                    </w:rPr>
                  </w:rPrChange>
                </w:rPr>
                <w:br/>
                <w:delText>dependencies:python=3.6,pyyaml,yaml</w:delText>
              </w:r>
              <w:r w:rsidRPr="00CA7B47" w:rsidDel="004531CA">
                <w:rPr>
                  <w:sz w:val="16"/>
                  <w:szCs w:val="16"/>
                  <w:rPrChange w:id="416" w:author="Author">
                    <w:rPr>
                      <w:sz w:val="20"/>
                    </w:rPr>
                  </w:rPrChange>
                </w:rPr>
                <w:br/>
                <w:delText xml:space="preserve">  matplotlib,scipy,pandas, xlrd</w:delText>
              </w:r>
              <w:r w:rsidRPr="00CA7B47" w:rsidDel="004531CA">
                <w:rPr>
                  <w:sz w:val="16"/>
                  <w:szCs w:val="16"/>
                  <w:rPrChange w:id="417" w:author="Author">
                    <w:rPr>
                      <w:sz w:val="20"/>
                    </w:rPr>
                  </w:rPrChange>
                </w:rPr>
                <w:br/>
                <w:delText xml:space="preserve">  pip:oyaml,imgkit</w:delText>
              </w:r>
            </w:del>
          </w:p>
        </w:tc>
        <w:tc>
          <w:tcPr>
            <w:tcW w:w="2497" w:type="dxa"/>
            <w:hideMark/>
          </w:tcPr>
          <w:p w14:paraId="5166A83F" w14:textId="5C156DA3" w:rsidR="004531CA" w:rsidRPr="00CA7B47" w:rsidDel="004531CA" w:rsidRDefault="004531CA" w:rsidP="004531CA">
            <w:pPr>
              <w:pStyle w:val="NormalIndent"/>
              <w:ind w:left="0"/>
              <w:rPr>
                <w:del w:id="418" w:author="Author"/>
                <w:sz w:val="16"/>
                <w:szCs w:val="16"/>
                <w:rPrChange w:id="419" w:author="Author">
                  <w:rPr>
                    <w:del w:id="420" w:author="Author"/>
                    <w:sz w:val="20"/>
                  </w:rPr>
                </w:rPrChange>
              </w:rPr>
            </w:pPr>
            <w:del w:id="421" w:author="Author">
              <w:r w:rsidRPr="00CA7B47" w:rsidDel="004531CA">
                <w:rPr>
                  <w:sz w:val="16"/>
                  <w:szCs w:val="16"/>
                  <w:rPrChange w:id="422" w:author="Author">
                    <w:rPr>
                      <w:sz w:val="20"/>
                    </w:rPr>
                  </w:rPrChange>
                </w:rPr>
                <w:delText xml:space="preserve">1)change directory = "F:\aceengineer\catenary                                           2)Run the program = "catenaryRiser.py" </w:delText>
              </w:r>
            </w:del>
          </w:p>
        </w:tc>
        <w:tc>
          <w:tcPr>
            <w:tcW w:w="2889" w:type="dxa"/>
            <w:hideMark/>
          </w:tcPr>
          <w:p w14:paraId="6A516B4D" w14:textId="56BF4089" w:rsidR="004531CA" w:rsidRPr="00CA7B47" w:rsidDel="004531CA" w:rsidRDefault="004531CA" w:rsidP="004531CA">
            <w:pPr>
              <w:pStyle w:val="NormalIndent"/>
              <w:ind w:left="0"/>
              <w:rPr>
                <w:del w:id="423" w:author="Author"/>
                <w:sz w:val="16"/>
                <w:szCs w:val="16"/>
                <w:rPrChange w:id="424" w:author="Author">
                  <w:rPr>
                    <w:del w:id="425" w:author="Author"/>
                    <w:sz w:val="20"/>
                  </w:rPr>
                </w:rPrChange>
              </w:rPr>
            </w:pPr>
            <w:del w:id="426" w:author="Author">
              <w:r w:rsidRPr="00CA7B47" w:rsidDel="004531CA">
                <w:rPr>
                  <w:sz w:val="16"/>
                  <w:szCs w:val="16"/>
                  <w:rPrChange w:id="427" w:author="Author">
                    <w:rPr>
                      <w:sz w:val="20"/>
                    </w:rPr>
                  </w:rPrChange>
                </w:rPr>
                <w:delText>$python catenaryRiser.py</w:delText>
              </w:r>
              <w:r w:rsidRPr="00CA7B47" w:rsidDel="004531CA">
                <w:rPr>
                  <w:sz w:val="16"/>
                  <w:szCs w:val="16"/>
                  <w:rPrChange w:id="428" w:author="Author">
                    <w:rPr>
                      <w:sz w:val="20"/>
                    </w:rPr>
                  </w:rPrChange>
                </w:rPr>
                <w:br/>
                <w:delText>CRITICAL:root:No update values file is provided. Running program default values</w:delText>
              </w:r>
              <w:r w:rsidRPr="00CA7B47" w:rsidDel="004531CA">
                <w:rPr>
                  <w:sz w:val="16"/>
                  <w:szCs w:val="16"/>
                  <w:rPrChange w:id="429" w:author="Author">
                    <w:rPr>
                      <w:sz w:val="20"/>
                    </w:rPr>
                  </w:rPrChange>
                </w:rPr>
                <w:br/>
                <w:delText>Traceback (most recent call last):</w:delText>
              </w:r>
              <w:r w:rsidRPr="00CA7B47" w:rsidDel="004531CA">
                <w:rPr>
                  <w:sz w:val="16"/>
                  <w:szCs w:val="16"/>
                  <w:rPrChange w:id="430" w:author="Author">
                    <w:rPr>
                      <w:sz w:val="20"/>
                    </w:rPr>
                  </w:rPrChange>
                </w:rPr>
                <w:br/>
                <w:delText xml:space="preserve">  File "catenaryRiser.py", line 160, in &lt;module&gt;</w:delText>
              </w:r>
              <w:r w:rsidRPr="00CA7B47" w:rsidDel="004531CA">
                <w:rPr>
                  <w:sz w:val="16"/>
                  <w:szCs w:val="16"/>
                  <w:rPrChange w:id="431" w:author="Author">
                    <w:rPr>
                      <w:sz w:val="20"/>
                    </w:rPr>
                  </w:rPrChange>
                </w:rPr>
                <w:br/>
                <w:delText xml:space="preserve">    BuildModel(FEAType)</w:delText>
              </w:r>
              <w:r w:rsidRPr="00CA7B47" w:rsidDel="004531CA">
                <w:rPr>
                  <w:sz w:val="16"/>
                  <w:szCs w:val="16"/>
                  <w:rPrChange w:id="432" w:author="Author">
                    <w:rPr>
                      <w:sz w:val="20"/>
                    </w:rPr>
                  </w:rPrChange>
                </w:rPr>
                <w:br/>
                <w:delText xml:space="preserve">  File "catenaryRiser.py", line 42, in BuildModel</w:delText>
              </w:r>
              <w:r w:rsidRPr="00CA7B47" w:rsidDel="004531CA">
                <w:rPr>
                  <w:sz w:val="16"/>
                  <w:szCs w:val="16"/>
                  <w:rPrChange w:id="433" w:author="Author">
                    <w:rPr>
                      <w:sz w:val="20"/>
                    </w:rPr>
                  </w:rPrChange>
                </w:rPr>
                <w:br/>
                <w:delText xml:space="preserve">    for LoadingIndex in range (0, len(cfg['EnvironmentLoad'][FEAType])):</w:delText>
              </w:r>
              <w:r w:rsidRPr="00CA7B47" w:rsidDel="004531CA">
                <w:rPr>
                  <w:sz w:val="16"/>
                  <w:szCs w:val="16"/>
                  <w:rPrChange w:id="434" w:author="Author">
                    <w:rPr>
                      <w:sz w:val="20"/>
                    </w:rPr>
                  </w:rPrChange>
                </w:rPr>
                <w:br/>
                <w:delText xml:space="preserve">KeyError: </w:delText>
              </w:r>
              <w:commentRangeStart w:id="435"/>
              <w:r w:rsidRPr="00CA7B47" w:rsidDel="004531CA">
                <w:rPr>
                  <w:sz w:val="16"/>
                  <w:szCs w:val="16"/>
                  <w:rPrChange w:id="436" w:author="Author">
                    <w:rPr>
                      <w:sz w:val="20"/>
                    </w:rPr>
                  </w:rPrChange>
                </w:rPr>
                <w:delText>'EnvironmentLoa</w:delText>
              </w:r>
              <w:commentRangeEnd w:id="435"/>
              <w:r w:rsidDel="004531CA">
                <w:rPr>
                  <w:rStyle w:val="CommentReference"/>
                </w:rPr>
                <w:commentReference w:id="435"/>
              </w:r>
              <w:r w:rsidRPr="00CA7B47" w:rsidDel="004531CA">
                <w:rPr>
                  <w:sz w:val="16"/>
                  <w:szCs w:val="16"/>
                  <w:rPrChange w:id="437" w:author="Author">
                    <w:rPr>
                      <w:sz w:val="20"/>
                    </w:rPr>
                  </w:rPrChange>
                </w:rPr>
                <w:delText>d'</w:delText>
              </w:r>
            </w:del>
          </w:p>
        </w:tc>
      </w:tr>
      <w:tr w:rsidR="004531CA" w:rsidRPr="00CA7B47" w:rsidDel="004531CA" w14:paraId="7E38EB70" w14:textId="4C5CB420" w:rsidTr="004531CA">
        <w:trPr>
          <w:trHeight w:val="3000"/>
          <w:del w:id="438" w:author="Author"/>
        </w:trPr>
        <w:tc>
          <w:tcPr>
            <w:tcW w:w="1605" w:type="dxa"/>
            <w:hideMark/>
          </w:tcPr>
          <w:p w14:paraId="7EBF7F0C" w14:textId="519D67F2" w:rsidR="004531CA" w:rsidRPr="00CA7B47" w:rsidDel="004531CA" w:rsidRDefault="004531CA" w:rsidP="004531CA">
            <w:pPr>
              <w:pStyle w:val="NormalIndent"/>
              <w:ind w:left="0"/>
              <w:rPr>
                <w:del w:id="439" w:author="Author"/>
                <w:sz w:val="16"/>
                <w:szCs w:val="16"/>
                <w:rPrChange w:id="440" w:author="Author">
                  <w:rPr>
                    <w:del w:id="441" w:author="Author"/>
                    <w:sz w:val="20"/>
                  </w:rPr>
                </w:rPrChange>
              </w:rPr>
            </w:pPr>
            <w:del w:id="442" w:author="Author">
              <w:r w:rsidRPr="00CA7B47" w:rsidDel="004531CA">
                <w:rPr>
                  <w:sz w:val="16"/>
                  <w:szCs w:val="16"/>
                  <w:rPrChange w:id="443" w:author="Author">
                    <w:rPr>
                      <w:sz w:val="20"/>
                    </w:rPr>
                  </w:rPrChange>
                </w:rPr>
                <w:delText>DNV-OS-F101</w:delText>
              </w:r>
            </w:del>
          </w:p>
        </w:tc>
        <w:tc>
          <w:tcPr>
            <w:tcW w:w="1367" w:type="dxa"/>
            <w:hideMark/>
          </w:tcPr>
          <w:p w14:paraId="1379EBBE" w14:textId="6AAAD1DE" w:rsidR="004531CA" w:rsidRPr="00CA7B47" w:rsidDel="004531CA" w:rsidRDefault="004531CA" w:rsidP="004531CA">
            <w:pPr>
              <w:pStyle w:val="NormalIndent"/>
              <w:ind w:left="0"/>
              <w:rPr>
                <w:del w:id="444" w:author="Author"/>
                <w:sz w:val="16"/>
                <w:szCs w:val="16"/>
                <w:rPrChange w:id="445" w:author="Author">
                  <w:rPr>
                    <w:del w:id="446" w:author="Author"/>
                    <w:sz w:val="20"/>
                  </w:rPr>
                </w:rPrChange>
              </w:rPr>
            </w:pPr>
            <w:del w:id="447" w:author="Author">
              <w:r w:rsidRPr="00CA7B47" w:rsidDel="004531CA">
                <w:rPr>
                  <w:sz w:val="16"/>
                  <w:szCs w:val="16"/>
                  <w:rPrChange w:id="448" w:author="Author">
                    <w:rPr>
                      <w:sz w:val="20"/>
                    </w:rPr>
                  </w:rPrChange>
                </w:rPr>
                <w:delText>DNVOSF101Analysis.py</w:delText>
              </w:r>
            </w:del>
          </w:p>
        </w:tc>
        <w:tc>
          <w:tcPr>
            <w:tcW w:w="2410" w:type="dxa"/>
            <w:hideMark/>
          </w:tcPr>
          <w:p w14:paraId="47559F94" w14:textId="214EEE99" w:rsidR="004531CA" w:rsidRPr="00CA7B47" w:rsidDel="004531CA" w:rsidRDefault="004531CA" w:rsidP="004531CA">
            <w:pPr>
              <w:pStyle w:val="NormalIndent"/>
              <w:ind w:left="0"/>
              <w:rPr>
                <w:del w:id="449" w:author="Author"/>
                <w:sz w:val="16"/>
                <w:szCs w:val="16"/>
                <w:rPrChange w:id="450" w:author="Author">
                  <w:rPr>
                    <w:del w:id="451" w:author="Author"/>
                    <w:sz w:val="20"/>
                  </w:rPr>
                </w:rPrChange>
              </w:rPr>
            </w:pPr>
            <w:del w:id="452" w:author="Author">
              <w:r w:rsidRPr="00CA7B47" w:rsidDel="004531CA">
                <w:rPr>
                  <w:sz w:val="16"/>
                  <w:szCs w:val="16"/>
                  <w:rPrChange w:id="453" w:author="Author">
                    <w:rPr>
                      <w:sz w:val="20"/>
                    </w:rPr>
                  </w:rPrChange>
                </w:rPr>
                <w:delText>SET py_environment=PipeCapacity_env,</w:delText>
              </w:r>
              <w:r w:rsidRPr="00CA7B47" w:rsidDel="004531CA">
                <w:rPr>
                  <w:sz w:val="16"/>
                  <w:szCs w:val="16"/>
                  <w:rPrChange w:id="454" w:author="Author">
                    <w:rPr>
                      <w:sz w:val="20"/>
                    </w:rPr>
                  </w:rPrChange>
                </w:rPr>
                <w:br/>
                <w:delText>CALL conda create -n %py_environment% python=3.5</w:delText>
              </w:r>
              <w:r w:rsidRPr="00CA7B47" w:rsidDel="004531CA">
                <w:rPr>
                  <w:sz w:val="16"/>
                  <w:szCs w:val="16"/>
                  <w:rPrChange w:id="455" w:author="Author">
                    <w:rPr>
                      <w:sz w:val="20"/>
                    </w:rPr>
                  </w:rPrChange>
                </w:rPr>
                <w:br/>
                <w:delText>CALL activate %py_environment%</w:delText>
              </w:r>
            </w:del>
          </w:p>
        </w:tc>
        <w:tc>
          <w:tcPr>
            <w:tcW w:w="2497" w:type="dxa"/>
            <w:hideMark/>
          </w:tcPr>
          <w:p w14:paraId="3AD7DC83" w14:textId="4C3ECAE1" w:rsidR="004531CA" w:rsidRPr="00CA7B47" w:rsidDel="004531CA" w:rsidRDefault="004531CA" w:rsidP="004531CA">
            <w:pPr>
              <w:pStyle w:val="NormalIndent"/>
              <w:ind w:left="0"/>
              <w:rPr>
                <w:del w:id="456" w:author="Author"/>
                <w:sz w:val="16"/>
                <w:szCs w:val="16"/>
                <w:rPrChange w:id="457" w:author="Author">
                  <w:rPr>
                    <w:del w:id="458" w:author="Author"/>
                    <w:sz w:val="20"/>
                  </w:rPr>
                </w:rPrChange>
              </w:rPr>
            </w:pPr>
            <w:del w:id="459" w:author="Author">
              <w:r w:rsidRPr="00CA7B47" w:rsidDel="004531CA">
                <w:rPr>
                  <w:sz w:val="16"/>
                  <w:szCs w:val="16"/>
                  <w:rPrChange w:id="460" w:author="Author">
                    <w:rPr>
                      <w:sz w:val="20"/>
                    </w:rPr>
                  </w:rPrChange>
                </w:rPr>
                <w:delText xml:space="preserve">1)change directory = "F:\aceengineer\DNV-OS-F101                                           2)Run the program = "DNVOSF101Analysis.py" </w:delText>
              </w:r>
            </w:del>
          </w:p>
        </w:tc>
        <w:tc>
          <w:tcPr>
            <w:tcW w:w="2889" w:type="dxa"/>
            <w:hideMark/>
          </w:tcPr>
          <w:p w14:paraId="06336F13" w14:textId="5407DAAB" w:rsidR="004531CA" w:rsidRPr="00CA7B47" w:rsidDel="004531CA" w:rsidRDefault="004531CA" w:rsidP="004531CA">
            <w:pPr>
              <w:pStyle w:val="NormalIndent"/>
              <w:rPr>
                <w:del w:id="461" w:author="Author"/>
                <w:sz w:val="16"/>
                <w:szCs w:val="16"/>
                <w:rPrChange w:id="462" w:author="Author">
                  <w:rPr>
                    <w:del w:id="463" w:author="Author"/>
                    <w:sz w:val="20"/>
                  </w:rPr>
                </w:rPrChange>
              </w:rPr>
            </w:pPr>
            <w:del w:id="464" w:author="Author">
              <w:r w:rsidRPr="00640F2D" w:rsidDel="004531CA">
                <w:rPr>
                  <w:color w:val="385623" w:themeColor="accent6" w:themeShade="80"/>
                  <w:sz w:val="16"/>
                  <w:szCs w:val="16"/>
                  <w:rPrChange w:id="465" w:author="Author">
                    <w:rPr>
                      <w:sz w:val="20"/>
                    </w:rPr>
                  </w:rPrChange>
                </w:rPr>
                <w:delText>No Error</w:delText>
              </w:r>
            </w:del>
          </w:p>
        </w:tc>
      </w:tr>
      <w:tr w:rsidR="004531CA" w:rsidRPr="00CA7B47" w:rsidDel="004531CA" w14:paraId="7CF538D2" w14:textId="2F2FE1BB" w:rsidTr="004531CA">
        <w:trPr>
          <w:trHeight w:val="2113"/>
          <w:del w:id="466" w:author="Author"/>
        </w:trPr>
        <w:tc>
          <w:tcPr>
            <w:tcW w:w="1605" w:type="dxa"/>
            <w:hideMark/>
          </w:tcPr>
          <w:p w14:paraId="68AD2916" w14:textId="4411451B" w:rsidR="004531CA" w:rsidRPr="00CA7B47" w:rsidDel="004531CA" w:rsidRDefault="004531CA" w:rsidP="004531CA">
            <w:pPr>
              <w:pStyle w:val="NormalIndent"/>
              <w:ind w:left="0"/>
              <w:rPr>
                <w:del w:id="467" w:author="Author"/>
                <w:sz w:val="16"/>
                <w:szCs w:val="16"/>
                <w:rPrChange w:id="468" w:author="Author">
                  <w:rPr>
                    <w:del w:id="469" w:author="Author"/>
                    <w:sz w:val="20"/>
                  </w:rPr>
                </w:rPrChange>
              </w:rPr>
            </w:pPr>
            <w:del w:id="470" w:author="Author">
              <w:r w:rsidRPr="00CA7B47" w:rsidDel="004531CA">
                <w:rPr>
                  <w:sz w:val="16"/>
                  <w:szCs w:val="16"/>
                  <w:rPrChange w:id="471" w:author="Author">
                    <w:rPr>
                      <w:sz w:val="20"/>
                    </w:rPr>
                  </w:rPrChange>
                </w:rPr>
                <w:delText>OrcaFlex-Post</w:delText>
              </w:r>
            </w:del>
          </w:p>
        </w:tc>
        <w:tc>
          <w:tcPr>
            <w:tcW w:w="1367" w:type="dxa"/>
            <w:hideMark/>
          </w:tcPr>
          <w:p w14:paraId="560E2581" w14:textId="1D685FC2" w:rsidR="004531CA" w:rsidRPr="00CA7B47" w:rsidDel="004531CA" w:rsidRDefault="004531CA" w:rsidP="004531CA">
            <w:pPr>
              <w:pStyle w:val="NormalIndent"/>
              <w:ind w:left="0"/>
              <w:rPr>
                <w:del w:id="472" w:author="Author"/>
                <w:sz w:val="16"/>
                <w:szCs w:val="16"/>
                <w:rPrChange w:id="473" w:author="Author">
                  <w:rPr>
                    <w:del w:id="474" w:author="Author"/>
                    <w:sz w:val="20"/>
                  </w:rPr>
                </w:rPrChange>
              </w:rPr>
            </w:pPr>
            <w:del w:id="475" w:author="Author">
              <w:r w:rsidRPr="00CA7B47" w:rsidDel="004531CA">
                <w:rPr>
                  <w:sz w:val="16"/>
                  <w:szCs w:val="16"/>
                  <w:rPrChange w:id="476" w:author="Author">
                    <w:rPr>
                      <w:sz w:val="20"/>
                    </w:rPr>
                  </w:rPrChange>
                </w:rPr>
                <w:delText>OrcaFlexAnalysis.py</w:delText>
              </w:r>
            </w:del>
          </w:p>
        </w:tc>
        <w:tc>
          <w:tcPr>
            <w:tcW w:w="2410" w:type="dxa"/>
            <w:hideMark/>
          </w:tcPr>
          <w:p w14:paraId="77C1B102" w14:textId="0D47D335" w:rsidR="004531CA" w:rsidRPr="00CA7B47" w:rsidDel="004531CA" w:rsidRDefault="004531CA" w:rsidP="004531CA">
            <w:pPr>
              <w:pStyle w:val="NormalIndent"/>
              <w:ind w:left="0"/>
              <w:rPr>
                <w:del w:id="477" w:author="Author"/>
                <w:sz w:val="16"/>
                <w:szCs w:val="16"/>
                <w:rPrChange w:id="478" w:author="Author">
                  <w:rPr>
                    <w:del w:id="479" w:author="Author"/>
                    <w:sz w:val="20"/>
                  </w:rPr>
                </w:rPrChange>
              </w:rPr>
            </w:pPr>
            <w:del w:id="480" w:author="Author">
              <w:r w:rsidRPr="00CA7B47" w:rsidDel="004531CA">
                <w:rPr>
                  <w:sz w:val="16"/>
                  <w:szCs w:val="16"/>
                  <w:rPrChange w:id="481" w:author="Author">
                    <w:rPr>
                      <w:sz w:val="20"/>
                    </w:rPr>
                  </w:rPrChange>
                </w:rPr>
                <w:delText>name:OrcaFlex</w:delText>
              </w:r>
              <w:r w:rsidRPr="00CA7B47" w:rsidDel="004531CA">
                <w:rPr>
                  <w:sz w:val="16"/>
                  <w:szCs w:val="16"/>
                  <w:rPrChange w:id="482" w:author="Author">
                    <w:rPr>
                      <w:sz w:val="20"/>
                    </w:rPr>
                  </w:rPrChange>
                </w:rPr>
                <w:br/>
                <w:delText>channels:defaults</w:delText>
              </w:r>
              <w:r w:rsidRPr="00CA7B47" w:rsidDel="004531CA">
                <w:rPr>
                  <w:sz w:val="16"/>
                  <w:szCs w:val="16"/>
                  <w:rPrChange w:id="483" w:author="Author">
                    <w:rPr>
                      <w:sz w:val="20"/>
                    </w:rPr>
                  </w:rPrChange>
                </w:rPr>
                <w:br/>
                <w:delText>dependencies: python=3.6, pyyaml,yaml</w:delText>
              </w:r>
              <w:r w:rsidRPr="00CA7B47" w:rsidDel="004531CA">
                <w:rPr>
                  <w:sz w:val="16"/>
                  <w:szCs w:val="16"/>
                  <w:rPrChange w:id="484" w:author="Author">
                    <w:rPr>
                      <w:sz w:val="20"/>
                    </w:rPr>
                  </w:rPrChange>
                </w:rPr>
                <w:br/>
                <w:delText xml:space="preserve">  oyaml, matplotlib,scipy, pandas</w:delText>
              </w:r>
              <w:r w:rsidRPr="00CA7B47" w:rsidDel="004531CA">
                <w:rPr>
                  <w:sz w:val="16"/>
                  <w:szCs w:val="16"/>
                  <w:rPrChange w:id="485" w:author="Author">
                    <w:rPr>
                      <w:sz w:val="20"/>
                    </w:rPr>
                  </w:rPrChange>
                </w:rPr>
                <w:br/>
                <w:delText xml:space="preserve">  numpy</w:delText>
              </w:r>
            </w:del>
          </w:p>
        </w:tc>
        <w:tc>
          <w:tcPr>
            <w:tcW w:w="2497" w:type="dxa"/>
            <w:hideMark/>
          </w:tcPr>
          <w:p w14:paraId="5CB09030" w14:textId="64206B9C" w:rsidR="004531CA" w:rsidRPr="00CA7B47" w:rsidDel="004531CA" w:rsidRDefault="004531CA" w:rsidP="004531CA">
            <w:pPr>
              <w:pStyle w:val="NormalIndent"/>
              <w:ind w:left="0"/>
              <w:rPr>
                <w:del w:id="486" w:author="Author"/>
                <w:sz w:val="16"/>
                <w:szCs w:val="16"/>
                <w:rPrChange w:id="487" w:author="Author">
                  <w:rPr>
                    <w:del w:id="488" w:author="Author"/>
                    <w:sz w:val="20"/>
                  </w:rPr>
                </w:rPrChange>
              </w:rPr>
            </w:pPr>
            <w:del w:id="489" w:author="Author">
              <w:r w:rsidRPr="00CA7B47" w:rsidDel="004531CA">
                <w:rPr>
                  <w:sz w:val="16"/>
                  <w:szCs w:val="16"/>
                  <w:rPrChange w:id="490" w:author="Author">
                    <w:rPr>
                      <w:sz w:val="20"/>
                    </w:rPr>
                  </w:rPrChange>
                </w:rPr>
                <w:delText xml:space="preserve">1)change directory = "F:\aceengineer\OrcaFlex-Post                                           2)Run the program = "OrcaFlexAnalysis.py" </w:delText>
              </w:r>
            </w:del>
          </w:p>
        </w:tc>
        <w:tc>
          <w:tcPr>
            <w:tcW w:w="2889" w:type="dxa"/>
            <w:hideMark/>
          </w:tcPr>
          <w:p w14:paraId="7C986204" w14:textId="3E466F7D" w:rsidR="004531CA" w:rsidRPr="00640F2D" w:rsidDel="004531CA" w:rsidRDefault="004531CA" w:rsidP="004531CA">
            <w:pPr>
              <w:pStyle w:val="NormalIndent"/>
              <w:rPr>
                <w:del w:id="491" w:author="Author"/>
                <w:color w:val="385623" w:themeColor="accent6" w:themeShade="80"/>
                <w:sz w:val="16"/>
                <w:szCs w:val="16"/>
                <w:rPrChange w:id="492" w:author="Author">
                  <w:rPr>
                    <w:del w:id="493" w:author="Author"/>
                    <w:sz w:val="20"/>
                  </w:rPr>
                </w:rPrChange>
              </w:rPr>
            </w:pPr>
            <w:del w:id="494" w:author="Author">
              <w:r w:rsidRPr="00640F2D" w:rsidDel="004531CA">
                <w:rPr>
                  <w:color w:val="385623" w:themeColor="accent6" w:themeShade="80"/>
                  <w:sz w:val="16"/>
                  <w:szCs w:val="16"/>
                  <w:rPrChange w:id="495" w:author="Author">
                    <w:rPr>
                      <w:sz w:val="20"/>
                    </w:rPr>
                  </w:rPrChange>
                </w:rPr>
                <w:delText>No Error</w:delText>
              </w:r>
            </w:del>
          </w:p>
        </w:tc>
      </w:tr>
      <w:tr w:rsidR="004531CA" w:rsidRPr="00CA7B47" w:rsidDel="004531CA" w14:paraId="033E35AF" w14:textId="4E53C1FF" w:rsidTr="004531CA">
        <w:trPr>
          <w:trHeight w:val="1274"/>
          <w:del w:id="496" w:author="Author"/>
        </w:trPr>
        <w:tc>
          <w:tcPr>
            <w:tcW w:w="1605" w:type="dxa"/>
            <w:hideMark/>
          </w:tcPr>
          <w:p w14:paraId="6691DCC7" w14:textId="4EBB2AA3" w:rsidR="004531CA" w:rsidRPr="00CA7B47" w:rsidDel="004531CA" w:rsidRDefault="004531CA" w:rsidP="004531CA">
            <w:pPr>
              <w:pStyle w:val="NormalIndent"/>
              <w:ind w:left="0"/>
              <w:rPr>
                <w:del w:id="497" w:author="Author"/>
                <w:sz w:val="16"/>
                <w:szCs w:val="16"/>
                <w:rPrChange w:id="498" w:author="Author">
                  <w:rPr>
                    <w:del w:id="499" w:author="Author"/>
                    <w:sz w:val="20"/>
                  </w:rPr>
                </w:rPrChange>
              </w:rPr>
            </w:pPr>
            <w:del w:id="500" w:author="Author">
              <w:r w:rsidRPr="00CA7B47" w:rsidDel="004531CA">
                <w:rPr>
                  <w:sz w:val="16"/>
                  <w:szCs w:val="16"/>
                  <w:rPrChange w:id="501" w:author="Author">
                    <w:rPr>
                      <w:sz w:val="20"/>
                    </w:rPr>
                  </w:rPrChange>
                </w:rPr>
                <w:delText>pipeOvality</w:delText>
              </w:r>
            </w:del>
          </w:p>
        </w:tc>
        <w:tc>
          <w:tcPr>
            <w:tcW w:w="1367" w:type="dxa"/>
            <w:hideMark/>
          </w:tcPr>
          <w:p w14:paraId="04CFAE51" w14:textId="543979D8" w:rsidR="004531CA" w:rsidRPr="00CA7B47" w:rsidDel="004531CA" w:rsidRDefault="004531CA" w:rsidP="004531CA">
            <w:pPr>
              <w:pStyle w:val="NormalIndent"/>
              <w:ind w:left="0"/>
              <w:rPr>
                <w:del w:id="502" w:author="Author"/>
                <w:sz w:val="16"/>
                <w:szCs w:val="16"/>
                <w:rPrChange w:id="503" w:author="Author">
                  <w:rPr>
                    <w:del w:id="504" w:author="Author"/>
                    <w:sz w:val="20"/>
                  </w:rPr>
                </w:rPrChange>
              </w:rPr>
            </w:pPr>
            <w:del w:id="505" w:author="Author">
              <w:r w:rsidRPr="00CA7B47" w:rsidDel="004531CA">
                <w:rPr>
                  <w:sz w:val="16"/>
                  <w:szCs w:val="16"/>
                  <w:rPrChange w:id="506" w:author="Author">
                    <w:rPr>
                      <w:sz w:val="20"/>
                    </w:rPr>
                  </w:rPrChange>
                </w:rPr>
                <w:delText>Ovality Formula File.py</w:delText>
              </w:r>
            </w:del>
          </w:p>
        </w:tc>
        <w:tc>
          <w:tcPr>
            <w:tcW w:w="2410" w:type="dxa"/>
            <w:hideMark/>
          </w:tcPr>
          <w:p w14:paraId="2E5EFBBF" w14:textId="09676910" w:rsidR="004531CA" w:rsidRPr="00CA7B47" w:rsidDel="004531CA" w:rsidRDefault="004531CA" w:rsidP="004531CA">
            <w:pPr>
              <w:pStyle w:val="NormalIndent"/>
              <w:rPr>
                <w:del w:id="507" w:author="Author"/>
                <w:sz w:val="16"/>
                <w:szCs w:val="16"/>
                <w:rPrChange w:id="508" w:author="Author">
                  <w:rPr>
                    <w:del w:id="509" w:author="Author"/>
                    <w:sz w:val="20"/>
                  </w:rPr>
                </w:rPrChange>
              </w:rPr>
            </w:pPr>
            <w:del w:id="510" w:author="Author">
              <w:r w:rsidRPr="00CA7B47" w:rsidDel="004531CA">
                <w:rPr>
                  <w:sz w:val="16"/>
                  <w:szCs w:val="16"/>
                  <w:rPrChange w:id="511" w:author="Author">
                    <w:rPr>
                      <w:sz w:val="20"/>
                    </w:rPr>
                  </w:rPrChange>
                </w:rPr>
                <w:delText>no env</w:delText>
              </w:r>
            </w:del>
          </w:p>
        </w:tc>
        <w:tc>
          <w:tcPr>
            <w:tcW w:w="2497" w:type="dxa"/>
            <w:hideMark/>
          </w:tcPr>
          <w:p w14:paraId="0CEC8935" w14:textId="3DCFBC43" w:rsidR="004531CA" w:rsidRPr="00CA7B47" w:rsidDel="004531CA" w:rsidRDefault="004531CA" w:rsidP="004531CA">
            <w:pPr>
              <w:pStyle w:val="NormalIndent"/>
              <w:ind w:left="0"/>
              <w:rPr>
                <w:del w:id="512" w:author="Author"/>
                <w:sz w:val="16"/>
                <w:szCs w:val="16"/>
                <w:rPrChange w:id="513" w:author="Author">
                  <w:rPr>
                    <w:del w:id="514" w:author="Author"/>
                    <w:sz w:val="20"/>
                  </w:rPr>
                </w:rPrChange>
              </w:rPr>
            </w:pPr>
            <w:del w:id="515" w:author="Author">
              <w:r w:rsidRPr="00CA7B47" w:rsidDel="004531CA">
                <w:rPr>
                  <w:sz w:val="16"/>
                  <w:szCs w:val="16"/>
                  <w:rPrChange w:id="516" w:author="Author">
                    <w:rPr>
                      <w:sz w:val="20"/>
                    </w:rPr>
                  </w:rPrChange>
                </w:rPr>
                <w:delText xml:space="preserve">1)change directory = "F:\aceengineer\pipeOvality                                           2)Run the program = "Ovality Formula File.py" </w:delText>
              </w:r>
            </w:del>
          </w:p>
        </w:tc>
        <w:tc>
          <w:tcPr>
            <w:tcW w:w="2889" w:type="dxa"/>
            <w:hideMark/>
          </w:tcPr>
          <w:p w14:paraId="69588048" w14:textId="044B0D8E" w:rsidR="004531CA" w:rsidRPr="00640F2D" w:rsidDel="004531CA" w:rsidRDefault="004531CA" w:rsidP="004531CA">
            <w:pPr>
              <w:pStyle w:val="NormalIndent"/>
              <w:rPr>
                <w:del w:id="517" w:author="Author"/>
                <w:color w:val="385623" w:themeColor="accent6" w:themeShade="80"/>
                <w:sz w:val="16"/>
                <w:szCs w:val="16"/>
                <w:rPrChange w:id="518" w:author="Author">
                  <w:rPr>
                    <w:del w:id="519" w:author="Author"/>
                    <w:sz w:val="20"/>
                  </w:rPr>
                </w:rPrChange>
              </w:rPr>
            </w:pPr>
            <w:del w:id="520" w:author="Author">
              <w:r w:rsidRPr="00640F2D" w:rsidDel="004531CA">
                <w:rPr>
                  <w:color w:val="385623" w:themeColor="accent6" w:themeShade="80"/>
                  <w:sz w:val="16"/>
                  <w:szCs w:val="16"/>
                  <w:rPrChange w:id="521" w:author="Author">
                    <w:rPr>
                      <w:sz w:val="20"/>
                    </w:rPr>
                  </w:rPrChange>
                </w:rPr>
                <w:delText>No Error</w:delText>
              </w:r>
            </w:del>
          </w:p>
        </w:tc>
      </w:tr>
      <w:tr w:rsidR="004531CA" w:rsidRPr="00CA7B47" w:rsidDel="004531CA" w14:paraId="53801D1D" w14:textId="71288479" w:rsidTr="004531CA">
        <w:trPr>
          <w:trHeight w:val="1617"/>
          <w:del w:id="522" w:author="Author"/>
        </w:trPr>
        <w:tc>
          <w:tcPr>
            <w:tcW w:w="1605" w:type="dxa"/>
            <w:hideMark/>
          </w:tcPr>
          <w:p w14:paraId="049E20CB" w14:textId="6895AD19" w:rsidR="004531CA" w:rsidRPr="00CA7B47" w:rsidDel="004531CA" w:rsidRDefault="004531CA" w:rsidP="004531CA">
            <w:pPr>
              <w:pStyle w:val="NormalIndent"/>
              <w:ind w:left="0"/>
              <w:rPr>
                <w:del w:id="523" w:author="Author"/>
                <w:sz w:val="16"/>
                <w:szCs w:val="16"/>
                <w:rPrChange w:id="524" w:author="Author">
                  <w:rPr>
                    <w:del w:id="525" w:author="Author"/>
                    <w:sz w:val="20"/>
                  </w:rPr>
                </w:rPrChange>
              </w:rPr>
            </w:pPr>
            <w:del w:id="526" w:author="Author">
              <w:r w:rsidRPr="00CA7B47" w:rsidDel="004531CA">
                <w:rPr>
                  <w:sz w:val="16"/>
                  <w:szCs w:val="16"/>
                  <w:rPrChange w:id="527" w:author="Author">
                    <w:rPr>
                      <w:sz w:val="20"/>
                    </w:rPr>
                  </w:rPrChange>
                </w:rPr>
                <w:delText>taperDesign</w:delText>
              </w:r>
            </w:del>
          </w:p>
        </w:tc>
        <w:tc>
          <w:tcPr>
            <w:tcW w:w="1367" w:type="dxa"/>
            <w:hideMark/>
          </w:tcPr>
          <w:p w14:paraId="415CB14A" w14:textId="1AFC1A44" w:rsidR="004531CA" w:rsidRPr="00CA7B47" w:rsidDel="004531CA" w:rsidRDefault="004531CA" w:rsidP="004531CA">
            <w:pPr>
              <w:pStyle w:val="NormalIndent"/>
              <w:ind w:left="0"/>
              <w:rPr>
                <w:del w:id="528" w:author="Author"/>
                <w:sz w:val="16"/>
                <w:szCs w:val="16"/>
                <w:rPrChange w:id="529" w:author="Author">
                  <w:rPr>
                    <w:del w:id="530" w:author="Author"/>
                    <w:sz w:val="20"/>
                  </w:rPr>
                </w:rPrChange>
              </w:rPr>
            </w:pPr>
            <w:del w:id="531" w:author="Author">
              <w:r w:rsidRPr="00CA7B47" w:rsidDel="004531CA">
                <w:rPr>
                  <w:sz w:val="16"/>
                  <w:szCs w:val="16"/>
                  <w:rPrChange w:id="532" w:author="Author">
                    <w:rPr>
                      <w:sz w:val="20"/>
                    </w:rPr>
                  </w:rPrChange>
                </w:rPr>
                <w:delText>taperDesign.py</w:delText>
              </w:r>
            </w:del>
          </w:p>
        </w:tc>
        <w:tc>
          <w:tcPr>
            <w:tcW w:w="2410" w:type="dxa"/>
            <w:hideMark/>
          </w:tcPr>
          <w:p w14:paraId="1C0A2E6E" w14:textId="10FC8ABE" w:rsidR="004531CA" w:rsidRPr="00CA7B47" w:rsidDel="004531CA" w:rsidRDefault="004531CA" w:rsidP="004531CA">
            <w:pPr>
              <w:pStyle w:val="NormalIndent"/>
              <w:rPr>
                <w:del w:id="533" w:author="Author"/>
                <w:sz w:val="16"/>
                <w:szCs w:val="16"/>
                <w:rPrChange w:id="534" w:author="Author">
                  <w:rPr>
                    <w:del w:id="535" w:author="Author"/>
                    <w:sz w:val="20"/>
                  </w:rPr>
                </w:rPrChange>
              </w:rPr>
            </w:pPr>
            <w:del w:id="536" w:author="Author">
              <w:r w:rsidRPr="00CA7B47" w:rsidDel="004531CA">
                <w:rPr>
                  <w:sz w:val="16"/>
                  <w:szCs w:val="16"/>
                  <w:rPrChange w:id="537" w:author="Author">
                    <w:rPr>
                      <w:sz w:val="20"/>
                    </w:rPr>
                  </w:rPrChange>
                </w:rPr>
                <w:delText>no env</w:delText>
              </w:r>
            </w:del>
          </w:p>
        </w:tc>
        <w:tc>
          <w:tcPr>
            <w:tcW w:w="2497" w:type="dxa"/>
            <w:hideMark/>
          </w:tcPr>
          <w:p w14:paraId="4DA3F240" w14:textId="5611BBCA" w:rsidR="004531CA" w:rsidRPr="00CA7B47" w:rsidDel="004531CA" w:rsidRDefault="004531CA" w:rsidP="004531CA">
            <w:pPr>
              <w:pStyle w:val="NormalIndent"/>
              <w:ind w:left="0"/>
              <w:rPr>
                <w:del w:id="538" w:author="Author"/>
                <w:sz w:val="16"/>
                <w:szCs w:val="16"/>
                <w:rPrChange w:id="539" w:author="Author">
                  <w:rPr>
                    <w:del w:id="540" w:author="Author"/>
                    <w:sz w:val="20"/>
                  </w:rPr>
                </w:rPrChange>
              </w:rPr>
            </w:pPr>
            <w:del w:id="541" w:author="Author">
              <w:r w:rsidRPr="00CA7B47" w:rsidDel="004531CA">
                <w:rPr>
                  <w:sz w:val="16"/>
                  <w:szCs w:val="16"/>
                  <w:rPrChange w:id="542" w:author="Author">
                    <w:rPr>
                      <w:sz w:val="20"/>
                    </w:rPr>
                  </w:rPrChange>
                </w:rPr>
                <w:delText xml:space="preserve">1)change directory = "F:\aceengineer\taperDesign                                           2)Run the program = "taperDesign.py" </w:delText>
              </w:r>
            </w:del>
          </w:p>
        </w:tc>
        <w:tc>
          <w:tcPr>
            <w:tcW w:w="2889" w:type="dxa"/>
            <w:hideMark/>
          </w:tcPr>
          <w:p w14:paraId="2591553F" w14:textId="10C1AD78" w:rsidR="004531CA" w:rsidRPr="00640F2D" w:rsidDel="004531CA" w:rsidRDefault="004531CA" w:rsidP="004531CA">
            <w:pPr>
              <w:pStyle w:val="NormalIndent"/>
              <w:rPr>
                <w:del w:id="543" w:author="Author"/>
                <w:color w:val="385623" w:themeColor="accent6" w:themeShade="80"/>
                <w:sz w:val="16"/>
                <w:szCs w:val="16"/>
                <w:rPrChange w:id="544" w:author="Author">
                  <w:rPr>
                    <w:del w:id="545" w:author="Author"/>
                    <w:sz w:val="20"/>
                  </w:rPr>
                </w:rPrChange>
              </w:rPr>
            </w:pPr>
            <w:del w:id="546" w:author="Author">
              <w:r w:rsidRPr="00640F2D" w:rsidDel="004531CA">
                <w:rPr>
                  <w:color w:val="385623" w:themeColor="accent6" w:themeShade="80"/>
                  <w:sz w:val="16"/>
                  <w:szCs w:val="16"/>
                  <w:rPrChange w:id="547" w:author="Author">
                    <w:rPr>
                      <w:sz w:val="20"/>
                    </w:rPr>
                  </w:rPrChange>
                </w:rPr>
                <w:delText>No Error</w:delText>
              </w:r>
            </w:del>
          </w:p>
        </w:tc>
      </w:tr>
      <w:tr w:rsidR="004531CA" w:rsidRPr="00CA7B47" w14:paraId="0098A085" w14:textId="77777777" w:rsidTr="004921EB">
        <w:trPr>
          <w:trHeight w:val="600"/>
          <w:ins w:id="548" w:author="Author"/>
        </w:trPr>
        <w:tc>
          <w:tcPr>
            <w:tcW w:w="1605" w:type="dxa"/>
            <w:noWrap/>
            <w:hideMark/>
          </w:tcPr>
          <w:p w14:paraId="5C0C0E52" w14:textId="77777777" w:rsidR="004531CA" w:rsidRPr="004921EB" w:rsidRDefault="004531CA" w:rsidP="004921EB">
            <w:pPr>
              <w:pStyle w:val="NormalIndent"/>
              <w:ind w:left="0"/>
              <w:jc w:val="center"/>
              <w:rPr>
                <w:ins w:id="549" w:author="Author"/>
                <w:b/>
                <w:bCs/>
                <w:sz w:val="16"/>
                <w:szCs w:val="16"/>
                <w:lang w:val="en-IN"/>
              </w:rPr>
            </w:pPr>
            <w:ins w:id="550" w:author="Author">
              <w:r w:rsidRPr="004921EB">
                <w:rPr>
                  <w:b/>
                  <w:bCs/>
                  <w:sz w:val="16"/>
                  <w:szCs w:val="16"/>
                </w:rPr>
                <w:t>Project Folder</w:t>
              </w:r>
            </w:ins>
          </w:p>
        </w:tc>
        <w:tc>
          <w:tcPr>
            <w:tcW w:w="1367" w:type="dxa"/>
            <w:noWrap/>
            <w:hideMark/>
          </w:tcPr>
          <w:p w14:paraId="558E416B" w14:textId="77777777" w:rsidR="004531CA" w:rsidRPr="004921EB" w:rsidRDefault="004531CA" w:rsidP="004921EB">
            <w:pPr>
              <w:pStyle w:val="NormalIndent"/>
              <w:ind w:left="0"/>
              <w:jc w:val="center"/>
              <w:rPr>
                <w:ins w:id="551" w:author="Author"/>
                <w:b/>
                <w:bCs/>
                <w:sz w:val="16"/>
                <w:szCs w:val="16"/>
              </w:rPr>
            </w:pPr>
            <w:ins w:id="552" w:author="Author">
              <w:r w:rsidRPr="004921EB">
                <w:rPr>
                  <w:b/>
                  <w:bCs/>
                  <w:sz w:val="16"/>
                  <w:szCs w:val="16"/>
                </w:rPr>
                <w:t xml:space="preserve">Python Program </w:t>
              </w:r>
            </w:ins>
          </w:p>
        </w:tc>
        <w:tc>
          <w:tcPr>
            <w:tcW w:w="2410" w:type="dxa"/>
            <w:noWrap/>
            <w:hideMark/>
          </w:tcPr>
          <w:p w14:paraId="4D7099B6" w14:textId="77777777" w:rsidR="004531CA" w:rsidRPr="004921EB" w:rsidRDefault="004531CA" w:rsidP="004921EB">
            <w:pPr>
              <w:pStyle w:val="NormalIndent"/>
              <w:ind w:left="0"/>
              <w:jc w:val="center"/>
              <w:rPr>
                <w:ins w:id="553" w:author="Author"/>
                <w:b/>
                <w:bCs/>
                <w:sz w:val="16"/>
                <w:szCs w:val="16"/>
              </w:rPr>
            </w:pPr>
            <w:ins w:id="554" w:author="Author">
              <w:r w:rsidRPr="004921EB">
                <w:rPr>
                  <w:b/>
                  <w:bCs/>
                  <w:sz w:val="16"/>
                  <w:szCs w:val="16"/>
                </w:rPr>
                <w:t>Environment Pacakage</w:t>
              </w:r>
            </w:ins>
          </w:p>
        </w:tc>
        <w:tc>
          <w:tcPr>
            <w:tcW w:w="2497" w:type="dxa"/>
            <w:noWrap/>
            <w:hideMark/>
          </w:tcPr>
          <w:p w14:paraId="73C5ADE9" w14:textId="77777777" w:rsidR="004531CA" w:rsidRPr="004921EB" w:rsidRDefault="004531CA" w:rsidP="004921EB">
            <w:pPr>
              <w:pStyle w:val="NormalIndent"/>
              <w:ind w:left="0"/>
              <w:jc w:val="center"/>
              <w:rPr>
                <w:ins w:id="555" w:author="Author"/>
                <w:b/>
                <w:bCs/>
                <w:sz w:val="16"/>
                <w:szCs w:val="16"/>
              </w:rPr>
            </w:pPr>
            <w:ins w:id="556" w:author="Author">
              <w:r w:rsidRPr="004921EB">
                <w:rPr>
                  <w:b/>
                  <w:bCs/>
                  <w:sz w:val="16"/>
                  <w:szCs w:val="16"/>
                </w:rPr>
                <w:t>Run Instructions</w:t>
              </w:r>
            </w:ins>
          </w:p>
        </w:tc>
        <w:tc>
          <w:tcPr>
            <w:tcW w:w="2889" w:type="dxa"/>
            <w:noWrap/>
            <w:hideMark/>
          </w:tcPr>
          <w:p w14:paraId="01ADB8D6" w14:textId="77777777" w:rsidR="004531CA" w:rsidRPr="004921EB" w:rsidRDefault="004531CA" w:rsidP="004921EB">
            <w:pPr>
              <w:pStyle w:val="NormalIndent"/>
              <w:ind w:left="0"/>
              <w:jc w:val="center"/>
              <w:rPr>
                <w:ins w:id="557" w:author="Author"/>
                <w:b/>
                <w:bCs/>
                <w:sz w:val="16"/>
                <w:szCs w:val="16"/>
              </w:rPr>
            </w:pPr>
            <w:ins w:id="558" w:author="Author">
              <w:r>
                <w:rPr>
                  <w:b/>
                  <w:bCs/>
                  <w:sz w:val="16"/>
                  <w:szCs w:val="16"/>
                </w:rPr>
                <w:t>OUTPUT/ Error</w:t>
              </w:r>
            </w:ins>
          </w:p>
        </w:tc>
      </w:tr>
      <w:tr w:rsidR="004531CA" w:rsidRPr="00CA7B47" w14:paraId="44AB3479" w14:textId="77777777" w:rsidTr="004921EB">
        <w:trPr>
          <w:trHeight w:val="1526"/>
          <w:ins w:id="559" w:author="Author"/>
        </w:trPr>
        <w:tc>
          <w:tcPr>
            <w:tcW w:w="1605" w:type="dxa"/>
            <w:hideMark/>
          </w:tcPr>
          <w:p w14:paraId="7A52B953" w14:textId="77777777" w:rsidR="004531CA" w:rsidRPr="004921EB" w:rsidRDefault="004531CA" w:rsidP="004921EB">
            <w:pPr>
              <w:pStyle w:val="NormalIndent"/>
              <w:ind w:left="0"/>
              <w:rPr>
                <w:ins w:id="560" w:author="Author"/>
                <w:sz w:val="16"/>
                <w:szCs w:val="16"/>
              </w:rPr>
            </w:pPr>
            <w:ins w:id="561" w:author="Author">
              <w:r w:rsidRPr="004921EB">
                <w:rPr>
                  <w:sz w:val="16"/>
                  <w:szCs w:val="16"/>
                </w:rPr>
                <w:t>002_Non-Linear_Stress_Strain_Ratio</w:t>
              </w:r>
            </w:ins>
          </w:p>
        </w:tc>
        <w:tc>
          <w:tcPr>
            <w:tcW w:w="1367" w:type="dxa"/>
            <w:hideMark/>
          </w:tcPr>
          <w:p w14:paraId="529CA007" w14:textId="77777777" w:rsidR="004531CA" w:rsidRPr="004921EB" w:rsidRDefault="004531CA" w:rsidP="004921EB">
            <w:pPr>
              <w:pStyle w:val="NormalIndent"/>
              <w:ind w:left="0"/>
              <w:rPr>
                <w:ins w:id="562" w:author="Author"/>
                <w:sz w:val="16"/>
                <w:szCs w:val="16"/>
              </w:rPr>
            </w:pPr>
            <w:ins w:id="563" w:author="Author">
              <w:r w:rsidRPr="004921EB">
                <w:rPr>
                  <w:sz w:val="16"/>
                  <w:szCs w:val="16"/>
                </w:rPr>
                <w:t>Stress-StrainCurvesCalculation.py</w:t>
              </w:r>
            </w:ins>
          </w:p>
        </w:tc>
        <w:tc>
          <w:tcPr>
            <w:tcW w:w="2410" w:type="dxa"/>
            <w:hideMark/>
          </w:tcPr>
          <w:p w14:paraId="5DB41584" w14:textId="77777777" w:rsidR="004531CA" w:rsidRPr="004921EB" w:rsidRDefault="004531CA" w:rsidP="004921EB">
            <w:pPr>
              <w:pStyle w:val="NormalIndent"/>
              <w:rPr>
                <w:ins w:id="564" w:author="Author"/>
                <w:sz w:val="16"/>
                <w:szCs w:val="16"/>
              </w:rPr>
            </w:pPr>
            <w:ins w:id="565" w:author="Author">
              <w:r w:rsidRPr="004921EB">
                <w:rPr>
                  <w:sz w:val="16"/>
                  <w:szCs w:val="16"/>
                </w:rPr>
                <w:t>no env</w:t>
              </w:r>
            </w:ins>
          </w:p>
        </w:tc>
        <w:tc>
          <w:tcPr>
            <w:tcW w:w="2497" w:type="dxa"/>
            <w:hideMark/>
          </w:tcPr>
          <w:p w14:paraId="60AA5526" w14:textId="77777777" w:rsidR="004531CA" w:rsidRPr="004921EB" w:rsidRDefault="004531CA" w:rsidP="004921EB">
            <w:pPr>
              <w:pStyle w:val="NormalIndent"/>
              <w:ind w:left="0"/>
              <w:rPr>
                <w:ins w:id="566" w:author="Author"/>
                <w:sz w:val="16"/>
                <w:szCs w:val="16"/>
              </w:rPr>
            </w:pPr>
            <w:ins w:id="567" w:author="Author">
              <w:r w:rsidRPr="004921EB">
                <w:rPr>
                  <w:sz w:val="16"/>
                  <w:szCs w:val="16"/>
                </w:rPr>
                <w:t xml:space="preserve">1)change directory = "F:\aceengineer\002_Non-Linear_Stress_Strain_Ratio                                                2)Run the program = "Stress-StrainCurvesCalculation.py" </w:t>
              </w:r>
            </w:ins>
          </w:p>
        </w:tc>
        <w:tc>
          <w:tcPr>
            <w:tcW w:w="2889" w:type="dxa"/>
            <w:hideMark/>
          </w:tcPr>
          <w:p w14:paraId="019177BD" w14:textId="77777777" w:rsidR="004531CA" w:rsidRPr="004921EB" w:rsidRDefault="004531CA" w:rsidP="004921EB">
            <w:pPr>
              <w:pStyle w:val="NormalIndent"/>
              <w:ind w:left="0"/>
              <w:jc w:val="left"/>
              <w:rPr>
                <w:ins w:id="568" w:author="Author"/>
                <w:color w:val="385623" w:themeColor="accent6" w:themeShade="80"/>
                <w:sz w:val="16"/>
                <w:szCs w:val="16"/>
              </w:rPr>
            </w:pPr>
            <w:ins w:id="569" w:author="Author">
              <w:r>
                <w:rPr>
                  <w:noProof/>
                  <w:color w:val="385623" w:themeColor="accent6" w:themeShade="80"/>
                  <w:sz w:val="16"/>
                  <w:szCs w:val="16"/>
                  <w:lang w:val="en-IN" w:eastAsia="en-IN"/>
                </w:rPr>
                <w:drawing>
                  <wp:inline distT="0" distB="0" distL="0" distR="0" wp14:anchorId="01B9D6D1" wp14:editId="5172BB02">
                    <wp:extent cx="1421176" cy="880745"/>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50082"/>
                            <a:stretch/>
                          </pic:blipFill>
                          <pic:spPr bwMode="auto">
                            <a:xfrm>
                              <a:off x="0" y="0"/>
                              <a:ext cx="1433178" cy="888183"/>
                            </a:xfrm>
                            <a:prstGeom prst="rect">
                              <a:avLst/>
                            </a:prstGeom>
                            <a:noFill/>
                            <a:ln>
                              <a:noFill/>
                            </a:ln>
                            <a:extLst>
                              <a:ext uri="{53640926-AAD7-44D8-BBD7-CCE9431645EC}">
                                <a14:shadowObscured xmlns:a14="http://schemas.microsoft.com/office/drawing/2010/main"/>
                              </a:ext>
                            </a:extLst>
                          </pic:spPr>
                        </pic:pic>
                      </a:graphicData>
                    </a:graphic>
                  </wp:inline>
                </w:drawing>
              </w:r>
            </w:ins>
          </w:p>
        </w:tc>
      </w:tr>
      <w:tr w:rsidR="004531CA" w:rsidRPr="00CA7B47" w14:paraId="79620237" w14:textId="77777777" w:rsidTr="004921EB">
        <w:trPr>
          <w:trHeight w:val="1194"/>
          <w:ins w:id="570" w:author="Author"/>
        </w:trPr>
        <w:tc>
          <w:tcPr>
            <w:tcW w:w="1605" w:type="dxa"/>
            <w:hideMark/>
          </w:tcPr>
          <w:p w14:paraId="7708E33E" w14:textId="77777777" w:rsidR="004531CA" w:rsidRPr="004921EB" w:rsidRDefault="004531CA" w:rsidP="004921EB">
            <w:pPr>
              <w:pStyle w:val="NormalIndent"/>
              <w:ind w:left="0"/>
              <w:rPr>
                <w:ins w:id="571" w:author="Author"/>
                <w:sz w:val="16"/>
                <w:szCs w:val="16"/>
              </w:rPr>
            </w:pPr>
            <w:ins w:id="572" w:author="Author">
              <w:r w:rsidRPr="004921EB">
                <w:rPr>
                  <w:sz w:val="16"/>
                  <w:szCs w:val="16"/>
                </w:rPr>
                <w:t>010_ProjectSchedule</w:t>
              </w:r>
            </w:ins>
          </w:p>
        </w:tc>
        <w:tc>
          <w:tcPr>
            <w:tcW w:w="1367" w:type="dxa"/>
            <w:hideMark/>
          </w:tcPr>
          <w:p w14:paraId="2B02AC4C" w14:textId="77777777" w:rsidR="004531CA" w:rsidRPr="004921EB" w:rsidRDefault="004531CA" w:rsidP="004921EB">
            <w:pPr>
              <w:pStyle w:val="NormalIndent"/>
              <w:ind w:left="0"/>
              <w:rPr>
                <w:ins w:id="573" w:author="Author"/>
                <w:sz w:val="16"/>
                <w:szCs w:val="16"/>
              </w:rPr>
            </w:pPr>
            <w:ins w:id="574" w:author="Author">
              <w:r w:rsidRPr="004921EB">
                <w:rPr>
                  <w:sz w:val="16"/>
                  <w:szCs w:val="16"/>
                </w:rPr>
                <w:t>projectSchedule_D01.py</w:t>
              </w:r>
            </w:ins>
          </w:p>
        </w:tc>
        <w:tc>
          <w:tcPr>
            <w:tcW w:w="2410" w:type="dxa"/>
            <w:hideMark/>
          </w:tcPr>
          <w:p w14:paraId="2098B34E" w14:textId="77777777" w:rsidR="004531CA" w:rsidRPr="004921EB" w:rsidRDefault="004531CA" w:rsidP="004921EB">
            <w:pPr>
              <w:pStyle w:val="NormalIndent"/>
              <w:ind w:left="0"/>
              <w:rPr>
                <w:ins w:id="575" w:author="Author"/>
                <w:sz w:val="16"/>
                <w:szCs w:val="16"/>
              </w:rPr>
            </w:pPr>
            <w:ins w:id="576" w:author="Author">
              <w:r w:rsidRPr="004921EB">
                <w:rPr>
                  <w:sz w:val="16"/>
                  <w:szCs w:val="16"/>
                </w:rPr>
                <w:t>name = ProjectSchedule                                      channels = defaults                                           dependencies = python=3.6                                          pip = projectscheduler</w:t>
              </w:r>
            </w:ins>
          </w:p>
        </w:tc>
        <w:tc>
          <w:tcPr>
            <w:tcW w:w="2497" w:type="dxa"/>
            <w:hideMark/>
          </w:tcPr>
          <w:p w14:paraId="1D238D0E" w14:textId="77777777" w:rsidR="004531CA" w:rsidRPr="004921EB" w:rsidRDefault="004531CA" w:rsidP="004921EB">
            <w:pPr>
              <w:pStyle w:val="NormalIndent"/>
              <w:ind w:left="0"/>
              <w:rPr>
                <w:ins w:id="577" w:author="Author"/>
                <w:sz w:val="16"/>
                <w:szCs w:val="16"/>
              </w:rPr>
            </w:pPr>
            <w:ins w:id="578" w:author="Author">
              <w:r w:rsidRPr="004921EB">
                <w:rPr>
                  <w:sz w:val="16"/>
                  <w:szCs w:val="16"/>
                </w:rPr>
                <w:t xml:space="preserve">1) change directory = "F:\aceengineer\010_ProjectSchedule                                               </w:t>
              </w:r>
              <w:r>
                <w:rPr>
                  <w:sz w:val="16"/>
                  <w:szCs w:val="16"/>
                </w:rPr>
                <w:t xml:space="preserve">           </w:t>
              </w:r>
              <w:r w:rsidRPr="004921EB">
                <w:rPr>
                  <w:sz w:val="16"/>
                  <w:szCs w:val="16"/>
                </w:rPr>
                <w:t xml:space="preserve">2)Run the program = "projectSchedule_D01.py" </w:t>
              </w:r>
            </w:ins>
          </w:p>
        </w:tc>
        <w:tc>
          <w:tcPr>
            <w:tcW w:w="2889" w:type="dxa"/>
            <w:hideMark/>
          </w:tcPr>
          <w:p w14:paraId="77E72421" w14:textId="77777777" w:rsidR="004531CA" w:rsidRPr="004921EB" w:rsidRDefault="004531CA" w:rsidP="004921EB">
            <w:pPr>
              <w:pStyle w:val="NormalIndent"/>
              <w:ind w:left="0"/>
              <w:rPr>
                <w:ins w:id="579" w:author="Author"/>
              </w:rPr>
            </w:pPr>
            <w:ins w:id="580" w:author="Author">
              <w:r>
                <w:rPr>
                  <w:noProof/>
                  <w:sz w:val="16"/>
                  <w:szCs w:val="16"/>
                  <w:lang w:val="en-IN" w:eastAsia="en-IN"/>
                </w:rPr>
                <w:drawing>
                  <wp:inline distT="0" distB="0" distL="0" distR="0" wp14:anchorId="397D2694" wp14:editId="113DC6FF">
                    <wp:extent cx="1800000" cy="50861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000" cy="508619"/>
                            </a:xfrm>
                            <a:prstGeom prst="rect">
                              <a:avLst/>
                            </a:prstGeom>
                            <a:noFill/>
                          </pic:spPr>
                        </pic:pic>
                      </a:graphicData>
                    </a:graphic>
                  </wp:inline>
                </w:drawing>
              </w:r>
            </w:ins>
          </w:p>
        </w:tc>
      </w:tr>
      <w:tr w:rsidR="004531CA" w:rsidRPr="00CA7B47" w14:paraId="0B040808" w14:textId="77777777" w:rsidTr="004921EB">
        <w:trPr>
          <w:trHeight w:val="2490"/>
          <w:ins w:id="581" w:author="Author"/>
        </w:trPr>
        <w:tc>
          <w:tcPr>
            <w:tcW w:w="1605" w:type="dxa"/>
            <w:hideMark/>
          </w:tcPr>
          <w:p w14:paraId="3FFBFE7A" w14:textId="77777777" w:rsidR="004531CA" w:rsidRPr="004921EB" w:rsidRDefault="004531CA" w:rsidP="004921EB">
            <w:pPr>
              <w:pStyle w:val="NormalIndent"/>
              <w:ind w:left="0"/>
              <w:rPr>
                <w:ins w:id="582" w:author="Author"/>
                <w:sz w:val="16"/>
                <w:szCs w:val="16"/>
              </w:rPr>
            </w:pPr>
            <w:ins w:id="583" w:author="Author">
              <w:r w:rsidRPr="004921EB">
                <w:rPr>
                  <w:sz w:val="16"/>
                  <w:szCs w:val="16"/>
                </w:rPr>
                <w:t>015_Finance</w:t>
              </w:r>
            </w:ins>
          </w:p>
        </w:tc>
        <w:tc>
          <w:tcPr>
            <w:tcW w:w="1367" w:type="dxa"/>
            <w:hideMark/>
          </w:tcPr>
          <w:p w14:paraId="415E69F5" w14:textId="77777777" w:rsidR="004531CA" w:rsidRPr="004921EB" w:rsidRDefault="004531CA" w:rsidP="004921EB">
            <w:pPr>
              <w:pStyle w:val="NormalIndent"/>
              <w:ind w:left="0"/>
              <w:rPr>
                <w:ins w:id="584" w:author="Author"/>
                <w:sz w:val="16"/>
                <w:szCs w:val="16"/>
              </w:rPr>
            </w:pPr>
            <w:ins w:id="585" w:author="Author">
              <w:r w:rsidRPr="004921EB">
                <w:rPr>
                  <w:sz w:val="16"/>
                  <w:szCs w:val="16"/>
                </w:rPr>
                <w:t>driver.py</w:t>
              </w:r>
            </w:ins>
          </w:p>
        </w:tc>
        <w:tc>
          <w:tcPr>
            <w:tcW w:w="2410" w:type="dxa"/>
            <w:hideMark/>
          </w:tcPr>
          <w:p w14:paraId="5E13BB76" w14:textId="77777777" w:rsidR="004531CA" w:rsidRPr="004921EB" w:rsidRDefault="004531CA" w:rsidP="004921EB">
            <w:pPr>
              <w:pStyle w:val="NormalIndent"/>
              <w:ind w:left="0"/>
              <w:rPr>
                <w:ins w:id="586" w:author="Author"/>
                <w:sz w:val="16"/>
                <w:szCs w:val="16"/>
              </w:rPr>
            </w:pPr>
            <w:ins w:id="587" w:author="Author">
              <w:r w:rsidRPr="004921EB">
                <w:rPr>
                  <w:sz w:val="16"/>
                  <w:szCs w:val="16"/>
                </w:rPr>
                <w:t>SET py_environment=MySQL_env,    py_program=dynaCard.py,  CALL c:\data\Continuum\Anaconda3\Scripts\activate.bat  %py_environment%,</w:t>
              </w:r>
              <w:r w:rsidRPr="004921EB">
                <w:rPr>
                  <w:sz w:val="16"/>
                  <w:szCs w:val="16"/>
                </w:rPr>
                <w:br/>
                <w:t xml:space="preserve"> python %py_program%                                                     </w:t>
              </w:r>
            </w:ins>
          </w:p>
        </w:tc>
        <w:tc>
          <w:tcPr>
            <w:tcW w:w="2497" w:type="dxa"/>
            <w:hideMark/>
          </w:tcPr>
          <w:p w14:paraId="360B8771" w14:textId="77777777" w:rsidR="004531CA" w:rsidRPr="004921EB" w:rsidRDefault="004531CA" w:rsidP="004921EB">
            <w:pPr>
              <w:pStyle w:val="NormalIndent"/>
              <w:ind w:left="0"/>
              <w:rPr>
                <w:ins w:id="588" w:author="Author"/>
                <w:sz w:val="16"/>
                <w:szCs w:val="16"/>
              </w:rPr>
            </w:pPr>
            <w:ins w:id="589" w:author="Author">
              <w:r w:rsidRPr="004921EB">
                <w:rPr>
                  <w:sz w:val="16"/>
                  <w:szCs w:val="16"/>
                </w:rPr>
                <w:t xml:space="preserve">1)change directory = "F:\aceengineer\015_Finance                                              2)Run the program = "driver.py" </w:t>
              </w:r>
            </w:ins>
          </w:p>
        </w:tc>
        <w:tc>
          <w:tcPr>
            <w:tcW w:w="2889" w:type="dxa"/>
            <w:hideMark/>
          </w:tcPr>
          <w:p w14:paraId="3C9E43FE" w14:textId="77777777" w:rsidR="004531CA" w:rsidRDefault="004531CA" w:rsidP="004921EB">
            <w:pPr>
              <w:pStyle w:val="NormalIndent"/>
              <w:ind w:left="0"/>
              <w:rPr>
                <w:ins w:id="590" w:author="Author"/>
                <w:sz w:val="16"/>
                <w:szCs w:val="16"/>
              </w:rPr>
            </w:pPr>
            <w:ins w:id="591" w:author="Author">
              <w:r w:rsidRPr="004921EB">
                <w:rPr>
                  <w:sz w:val="16"/>
                  <w:szCs w:val="16"/>
                </w:rPr>
                <w:t xml:space="preserve">$ </w:t>
              </w:r>
              <w:commentRangeStart w:id="592"/>
              <w:r w:rsidRPr="004921EB">
                <w:rPr>
                  <w:sz w:val="16"/>
                  <w:szCs w:val="16"/>
                </w:rPr>
                <w:t>python driver.py</w:t>
              </w:r>
              <w:r w:rsidRPr="004921EB">
                <w:rPr>
                  <w:sz w:val="16"/>
                  <w:szCs w:val="16"/>
                </w:rPr>
                <w:br/>
                <w:t>Traceback (most recent call last):</w:t>
              </w:r>
              <w:r w:rsidRPr="004921EB">
                <w:rPr>
                  <w:sz w:val="16"/>
                  <w:szCs w:val="16"/>
                </w:rPr>
                <w:br/>
                <w:t xml:space="preserve">  File "driver.py", line 14, in &lt;module&gt;</w:t>
              </w:r>
              <w:r w:rsidRPr="004921EB">
                <w:rPr>
                  <w:sz w:val="16"/>
                  <w:szCs w:val="16"/>
                </w:rPr>
                <w:br/>
                <w:t xml:space="preserve">    print ("Getting Data from : " + configData.dataSource[0])</w:t>
              </w:r>
              <w:r w:rsidRPr="004921EB">
                <w:rPr>
                  <w:sz w:val="16"/>
                  <w:szCs w:val="16"/>
                </w:rPr>
                <w:br/>
              </w:r>
            </w:ins>
          </w:p>
          <w:p w14:paraId="7357D144" w14:textId="1EA33FD7" w:rsidR="004531CA" w:rsidRPr="004921EB" w:rsidRDefault="004531CA" w:rsidP="004921EB">
            <w:pPr>
              <w:pStyle w:val="NormalIndent"/>
              <w:ind w:left="0"/>
              <w:rPr>
                <w:ins w:id="593" w:author="Author"/>
                <w:sz w:val="16"/>
                <w:szCs w:val="16"/>
              </w:rPr>
            </w:pPr>
            <w:ins w:id="594" w:author="Author">
              <w:r w:rsidRPr="00761264">
                <w:rPr>
                  <w:sz w:val="16"/>
                  <w:szCs w:val="16"/>
                  <w:highlight w:val="yellow"/>
                  <w:rPrChange w:id="595" w:author="Author">
                    <w:rPr>
                      <w:sz w:val="16"/>
                      <w:szCs w:val="16"/>
                    </w:rPr>
                  </w:rPrChange>
                </w:rPr>
                <w:t>TypeError: 'NoneType' object is not subscriptable</w:t>
              </w:r>
              <w:commentRangeEnd w:id="592"/>
              <w:r w:rsidRPr="00761264">
                <w:rPr>
                  <w:rStyle w:val="CommentReference"/>
                  <w:highlight w:val="yellow"/>
                  <w:rPrChange w:id="596" w:author="Author">
                    <w:rPr>
                      <w:rStyle w:val="CommentReference"/>
                    </w:rPr>
                  </w:rPrChange>
                </w:rPr>
                <w:commentReference w:id="592"/>
              </w:r>
            </w:ins>
          </w:p>
        </w:tc>
      </w:tr>
      <w:tr w:rsidR="004531CA" w:rsidRPr="00CA7B47" w14:paraId="65C989B4" w14:textId="77777777" w:rsidTr="004921EB">
        <w:trPr>
          <w:trHeight w:val="1971"/>
          <w:ins w:id="597" w:author="Author"/>
        </w:trPr>
        <w:tc>
          <w:tcPr>
            <w:tcW w:w="1605" w:type="dxa"/>
            <w:hideMark/>
          </w:tcPr>
          <w:p w14:paraId="34B4C4CB" w14:textId="77777777" w:rsidR="004531CA" w:rsidRPr="004921EB" w:rsidRDefault="004531CA" w:rsidP="004921EB">
            <w:pPr>
              <w:pStyle w:val="NormalIndent"/>
              <w:ind w:left="0"/>
              <w:rPr>
                <w:ins w:id="598" w:author="Author"/>
                <w:sz w:val="16"/>
                <w:szCs w:val="16"/>
              </w:rPr>
            </w:pPr>
            <w:ins w:id="599" w:author="Author">
              <w:r w:rsidRPr="004921EB">
                <w:rPr>
                  <w:sz w:val="16"/>
                  <w:szCs w:val="16"/>
                </w:rPr>
                <w:lastRenderedPageBreak/>
                <w:t>015_Plate_Buckling</w:t>
              </w:r>
            </w:ins>
          </w:p>
        </w:tc>
        <w:tc>
          <w:tcPr>
            <w:tcW w:w="1367" w:type="dxa"/>
            <w:hideMark/>
          </w:tcPr>
          <w:p w14:paraId="15EE67D4" w14:textId="77777777" w:rsidR="004531CA" w:rsidRPr="004921EB" w:rsidRDefault="004531CA" w:rsidP="004921EB">
            <w:pPr>
              <w:pStyle w:val="NormalIndent"/>
              <w:ind w:left="0"/>
              <w:rPr>
                <w:ins w:id="600" w:author="Author"/>
                <w:sz w:val="16"/>
                <w:szCs w:val="16"/>
              </w:rPr>
            </w:pPr>
            <w:ins w:id="601" w:author="Author">
              <w:r w:rsidRPr="004921EB">
                <w:rPr>
                  <w:sz w:val="16"/>
                  <w:szCs w:val="16"/>
                </w:rPr>
                <w:t>PlateBuckling_212.py</w:t>
              </w:r>
            </w:ins>
          </w:p>
        </w:tc>
        <w:tc>
          <w:tcPr>
            <w:tcW w:w="2410" w:type="dxa"/>
            <w:hideMark/>
          </w:tcPr>
          <w:p w14:paraId="7611FFD0" w14:textId="77777777" w:rsidR="004531CA" w:rsidRPr="004921EB" w:rsidRDefault="004531CA" w:rsidP="004921EB">
            <w:pPr>
              <w:pStyle w:val="NormalIndent"/>
              <w:ind w:left="0"/>
              <w:rPr>
                <w:ins w:id="602" w:author="Author"/>
                <w:sz w:val="16"/>
                <w:szCs w:val="16"/>
              </w:rPr>
            </w:pPr>
            <w:ins w:id="603" w:author="Author">
              <w:r w:rsidRPr="004921EB">
                <w:rPr>
                  <w:sz w:val="16"/>
                  <w:szCs w:val="16"/>
                </w:rPr>
                <w:t>SET py_environment=DataLoader_env,</w:t>
              </w:r>
              <w:r w:rsidRPr="004921EB">
                <w:rPr>
                  <w:sz w:val="16"/>
                  <w:szCs w:val="16"/>
                </w:rPr>
                <w:br/>
                <w:t xml:space="preserve"> CALL conda create -n %py_environment% python=3.5,</w:t>
              </w:r>
              <w:r w:rsidRPr="004921EB">
                <w:rPr>
                  <w:sz w:val="16"/>
                  <w:szCs w:val="16"/>
                </w:rPr>
                <w:br/>
                <w:t xml:space="preserve"> activate %py_environment%</w:t>
              </w:r>
            </w:ins>
          </w:p>
        </w:tc>
        <w:tc>
          <w:tcPr>
            <w:tcW w:w="2497" w:type="dxa"/>
            <w:hideMark/>
          </w:tcPr>
          <w:p w14:paraId="2B8FB990" w14:textId="77777777" w:rsidR="004531CA" w:rsidRPr="004921EB" w:rsidRDefault="004531CA" w:rsidP="004921EB">
            <w:pPr>
              <w:pStyle w:val="NormalIndent"/>
              <w:ind w:left="0"/>
              <w:rPr>
                <w:ins w:id="604" w:author="Author"/>
                <w:sz w:val="16"/>
                <w:szCs w:val="16"/>
              </w:rPr>
            </w:pPr>
            <w:ins w:id="605" w:author="Author">
              <w:r w:rsidRPr="004921EB">
                <w:rPr>
                  <w:sz w:val="16"/>
                  <w:szCs w:val="16"/>
                </w:rPr>
                <w:t xml:space="preserve">1) change directory = "F:\aceengineer\015_Plate_Buckling                                              </w:t>
              </w:r>
              <w:r>
                <w:rPr>
                  <w:sz w:val="16"/>
                  <w:szCs w:val="16"/>
                </w:rPr>
                <w:t xml:space="preserve">              </w:t>
              </w:r>
              <w:r w:rsidRPr="004921EB">
                <w:rPr>
                  <w:sz w:val="16"/>
                  <w:szCs w:val="16"/>
                </w:rPr>
                <w:t xml:space="preserve">2)Run the program = "PlateBuckling_212.py" </w:t>
              </w:r>
            </w:ins>
          </w:p>
        </w:tc>
        <w:tc>
          <w:tcPr>
            <w:tcW w:w="2889" w:type="dxa"/>
            <w:hideMark/>
          </w:tcPr>
          <w:p w14:paraId="43CE8B79" w14:textId="77777777" w:rsidR="004531CA" w:rsidRPr="004921EB" w:rsidRDefault="004531CA" w:rsidP="004921EB">
            <w:pPr>
              <w:pStyle w:val="NormalIndent"/>
              <w:ind w:left="0"/>
              <w:rPr>
                <w:ins w:id="606" w:author="Author"/>
                <w:sz w:val="16"/>
                <w:szCs w:val="16"/>
              </w:rPr>
            </w:pPr>
            <w:ins w:id="607" w:author="Author">
              <w:r>
                <w:rPr>
                  <w:noProof/>
                  <w:color w:val="385623" w:themeColor="accent6" w:themeShade="80"/>
                  <w:sz w:val="16"/>
                  <w:szCs w:val="16"/>
                  <w:lang w:val="en-IN" w:eastAsia="en-IN"/>
                </w:rPr>
                <w:drawing>
                  <wp:inline distT="0" distB="0" distL="0" distR="0" wp14:anchorId="0A07E634" wp14:editId="6C1709E4">
                    <wp:extent cx="1800000" cy="564042"/>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00000" cy="564042"/>
                            </a:xfrm>
                            <a:prstGeom prst="rect">
                              <a:avLst/>
                            </a:prstGeom>
                            <a:noFill/>
                          </pic:spPr>
                        </pic:pic>
                      </a:graphicData>
                    </a:graphic>
                  </wp:inline>
                </w:drawing>
              </w:r>
            </w:ins>
          </w:p>
        </w:tc>
      </w:tr>
      <w:tr w:rsidR="004531CA" w:rsidRPr="00CA7B47" w14:paraId="3A607CC9" w14:textId="77777777" w:rsidTr="004921EB">
        <w:trPr>
          <w:trHeight w:val="5515"/>
          <w:ins w:id="608" w:author="Author"/>
        </w:trPr>
        <w:tc>
          <w:tcPr>
            <w:tcW w:w="1605" w:type="dxa"/>
            <w:hideMark/>
          </w:tcPr>
          <w:p w14:paraId="7FB4BC0B" w14:textId="77777777" w:rsidR="004531CA" w:rsidRPr="004921EB" w:rsidRDefault="004531CA" w:rsidP="004921EB">
            <w:pPr>
              <w:pStyle w:val="NormalIndent"/>
              <w:ind w:left="0"/>
              <w:rPr>
                <w:ins w:id="609" w:author="Author"/>
                <w:sz w:val="16"/>
                <w:szCs w:val="16"/>
              </w:rPr>
            </w:pPr>
            <w:ins w:id="610" w:author="Author">
              <w:r w:rsidRPr="004921EB">
                <w:rPr>
                  <w:sz w:val="16"/>
                  <w:szCs w:val="16"/>
                </w:rPr>
                <w:t>017_Fatigue_Curves</w:t>
              </w:r>
            </w:ins>
          </w:p>
        </w:tc>
        <w:tc>
          <w:tcPr>
            <w:tcW w:w="1367" w:type="dxa"/>
            <w:hideMark/>
          </w:tcPr>
          <w:p w14:paraId="539EE349" w14:textId="77777777" w:rsidR="004531CA" w:rsidRPr="004921EB" w:rsidRDefault="004531CA" w:rsidP="004921EB">
            <w:pPr>
              <w:pStyle w:val="NormalIndent"/>
              <w:ind w:left="0"/>
              <w:rPr>
                <w:ins w:id="611" w:author="Author"/>
                <w:sz w:val="16"/>
                <w:szCs w:val="16"/>
              </w:rPr>
            </w:pPr>
            <w:ins w:id="612" w:author="Author">
              <w:r w:rsidRPr="00655182">
                <w:rPr>
                  <w:sz w:val="16"/>
                  <w:szCs w:val="16"/>
                </w:rPr>
                <w:t>fatigue.bat</w:t>
              </w:r>
            </w:ins>
          </w:p>
        </w:tc>
        <w:tc>
          <w:tcPr>
            <w:tcW w:w="2410" w:type="dxa"/>
            <w:hideMark/>
          </w:tcPr>
          <w:p w14:paraId="118259F0" w14:textId="77777777" w:rsidR="004531CA" w:rsidRPr="004921EB" w:rsidRDefault="004531CA" w:rsidP="004921EB">
            <w:pPr>
              <w:pStyle w:val="NormalIndent"/>
              <w:rPr>
                <w:ins w:id="613" w:author="Author"/>
                <w:sz w:val="16"/>
                <w:szCs w:val="16"/>
              </w:rPr>
            </w:pPr>
            <w:ins w:id="614" w:author="Author">
              <w:r w:rsidRPr="004921EB">
                <w:rPr>
                  <w:sz w:val="16"/>
                  <w:szCs w:val="16"/>
                </w:rPr>
                <w:t>no env</w:t>
              </w:r>
            </w:ins>
          </w:p>
        </w:tc>
        <w:tc>
          <w:tcPr>
            <w:tcW w:w="2497" w:type="dxa"/>
            <w:hideMark/>
          </w:tcPr>
          <w:p w14:paraId="50C10DAD" w14:textId="77777777" w:rsidR="004531CA" w:rsidRPr="004921EB" w:rsidRDefault="004531CA" w:rsidP="004921EB">
            <w:pPr>
              <w:pStyle w:val="NormalIndent"/>
              <w:ind w:left="0"/>
              <w:rPr>
                <w:ins w:id="615" w:author="Author"/>
                <w:sz w:val="16"/>
                <w:szCs w:val="16"/>
              </w:rPr>
            </w:pPr>
            <w:ins w:id="616" w:author="Author">
              <w:r w:rsidRPr="004921EB">
                <w:rPr>
                  <w:sz w:val="16"/>
                  <w:szCs w:val="16"/>
                </w:rPr>
                <w:t xml:space="preserve">1)change directory = "F:\aceengineer\017_Fatigue_Curves                                             </w:t>
              </w:r>
              <w:r>
                <w:rPr>
                  <w:sz w:val="16"/>
                  <w:szCs w:val="16"/>
                </w:rPr>
                <w:t xml:space="preserve">                  </w:t>
              </w:r>
              <w:r w:rsidRPr="004921EB">
                <w:rPr>
                  <w:sz w:val="16"/>
                  <w:szCs w:val="16"/>
                </w:rPr>
                <w:t>2)Run the program = "</w:t>
              </w:r>
              <w:r w:rsidRPr="00655182">
                <w:rPr>
                  <w:sz w:val="16"/>
                  <w:szCs w:val="16"/>
                </w:rPr>
                <w:t>fatigue.bat</w:t>
              </w:r>
              <w:r w:rsidRPr="004921EB">
                <w:rPr>
                  <w:sz w:val="16"/>
                  <w:szCs w:val="16"/>
                </w:rPr>
                <w:t xml:space="preserve">" </w:t>
              </w:r>
            </w:ins>
          </w:p>
        </w:tc>
        <w:tc>
          <w:tcPr>
            <w:tcW w:w="2889" w:type="dxa"/>
            <w:hideMark/>
          </w:tcPr>
          <w:p w14:paraId="19367640" w14:textId="77777777" w:rsidR="004531CA" w:rsidRPr="006B1A00" w:rsidRDefault="004531CA" w:rsidP="00761264">
            <w:pPr>
              <w:pStyle w:val="NormalIndent"/>
              <w:ind w:left="0"/>
              <w:jc w:val="left"/>
              <w:rPr>
                <w:ins w:id="617" w:author="Author"/>
                <w:sz w:val="16"/>
                <w:szCs w:val="16"/>
              </w:rPr>
              <w:pPrChange w:id="618" w:author="Author">
                <w:pPr>
                  <w:pStyle w:val="NormalIndent"/>
                  <w:jc w:val="left"/>
                </w:pPr>
              </w:pPrChange>
            </w:pPr>
            <w:ins w:id="619" w:author="Author">
              <w:r w:rsidRPr="006B1A00">
                <w:rPr>
                  <w:sz w:val="16"/>
                  <w:szCs w:val="16"/>
                </w:rPr>
                <w:t>(base) F:\aceengineer\017_Fatigue_Curves\COD&gt;fatigue.bat</w:t>
              </w:r>
            </w:ins>
          </w:p>
          <w:p w14:paraId="596324E7" w14:textId="77777777" w:rsidR="004531CA" w:rsidRPr="006B1A00" w:rsidRDefault="004531CA" w:rsidP="004921EB">
            <w:pPr>
              <w:pStyle w:val="NormalIndent"/>
              <w:jc w:val="left"/>
              <w:rPr>
                <w:ins w:id="620" w:author="Author"/>
                <w:sz w:val="16"/>
                <w:szCs w:val="16"/>
              </w:rPr>
            </w:pPr>
          </w:p>
          <w:p w14:paraId="4B8B9FD6" w14:textId="77777777" w:rsidR="004531CA" w:rsidRPr="006B1A00" w:rsidRDefault="004531CA" w:rsidP="00761264">
            <w:pPr>
              <w:pStyle w:val="NormalIndent"/>
              <w:ind w:left="0"/>
              <w:jc w:val="left"/>
              <w:rPr>
                <w:ins w:id="621" w:author="Author"/>
                <w:sz w:val="16"/>
                <w:szCs w:val="16"/>
              </w:rPr>
              <w:pPrChange w:id="622" w:author="Author">
                <w:pPr>
                  <w:pStyle w:val="NormalIndent"/>
                  <w:jc w:val="left"/>
                </w:pPr>
              </w:pPrChange>
            </w:pPr>
            <w:ins w:id="623" w:author="Author">
              <w:r w:rsidRPr="006B1A00">
                <w:rPr>
                  <w:sz w:val="16"/>
                  <w:szCs w:val="16"/>
                </w:rPr>
                <w:t>(base) F:\aceengineer\017_Fatigue_Curves\COD&gt;call python FatigueBasiccurve.py</w:t>
              </w:r>
            </w:ins>
          </w:p>
          <w:p w14:paraId="467FC07D" w14:textId="77777777" w:rsidR="004531CA" w:rsidRPr="006B1A00" w:rsidRDefault="004531CA" w:rsidP="004921EB">
            <w:pPr>
              <w:pStyle w:val="NormalIndent"/>
              <w:jc w:val="left"/>
              <w:rPr>
                <w:ins w:id="624" w:author="Author"/>
                <w:sz w:val="16"/>
                <w:szCs w:val="16"/>
              </w:rPr>
            </w:pPr>
          </w:p>
          <w:p w14:paraId="2E085CE5" w14:textId="77777777" w:rsidR="004531CA" w:rsidRPr="006B1A00" w:rsidRDefault="004531CA" w:rsidP="00761264">
            <w:pPr>
              <w:pStyle w:val="NormalIndent"/>
              <w:ind w:left="0"/>
              <w:jc w:val="left"/>
              <w:rPr>
                <w:ins w:id="625" w:author="Author"/>
                <w:sz w:val="16"/>
                <w:szCs w:val="16"/>
              </w:rPr>
              <w:pPrChange w:id="626" w:author="Author">
                <w:pPr>
                  <w:pStyle w:val="NormalIndent"/>
                  <w:jc w:val="left"/>
                </w:pPr>
              </w:pPrChange>
            </w:pPr>
            <w:ins w:id="627" w:author="Author">
              <w:r w:rsidRPr="006B1A00">
                <w:rPr>
                  <w:sz w:val="16"/>
                  <w:szCs w:val="16"/>
                </w:rPr>
                <w:t>(base) F:\aceengineer\017_Fatigue_Curves\COD&gt;call python FatiguecurveRawdata.py</w:t>
              </w:r>
            </w:ins>
          </w:p>
          <w:p w14:paraId="6C1DECF8" w14:textId="77D4E967" w:rsidR="004531CA" w:rsidRPr="006B1A00" w:rsidRDefault="004531CA" w:rsidP="00761264">
            <w:pPr>
              <w:pStyle w:val="NormalIndent"/>
              <w:ind w:left="0"/>
              <w:jc w:val="left"/>
              <w:rPr>
                <w:ins w:id="628" w:author="Author"/>
                <w:sz w:val="16"/>
                <w:szCs w:val="16"/>
              </w:rPr>
              <w:pPrChange w:id="629" w:author="Author">
                <w:pPr>
                  <w:pStyle w:val="NormalIndent"/>
                  <w:jc w:val="left"/>
                </w:pPr>
              </w:pPrChange>
            </w:pPr>
            <w:ins w:id="630" w:author="Author">
              <w:r w:rsidRPr="006B1A00">
                <w:rPr>
                  <w:sz w:val="16"/>
                  <w:szCs w:val="16"/>
                </w:rPr>
                <w:t>C:\Users\AceEngineer-002\Anaconda3\lib\site-packages\pandas\io\excel.py:329: FutureWarning: The `sheetname` keyword is deprecated, use `sheet_name` instead  **kwds)</w:t>
              </w:r>
            </w:ins>
          </w:p>
          <w:p w14:paraId="5318DA88" w14:textId="77777777" w:rsidR="004531CA" w:rsidRPr="006B1A00" w:rsidRDefault="004531CA" w:rsidP="004921EB">
            <w:pPr>
              <w:pStyle w:val="NormalIndent"/>
              <w:jc w:val="left"/>
              <w:rPr>
                <w:ins w:id="631" w:author="Author"/>
                <w:sz w:val="16"/>
                <w:szCs w:val="16"/>
              </w:rPr>
            </w:pPr>
          </w:p>
          <w:p w14:paraId="7B8477BB" w14:textId="77777777" w:rsidR="004531CA" w:rsidRPr="006B1A00" w:rsidRDefault="004531CA" w:rsidP="00761264">
            <w:pPr>
              <w:pStyle w:val="NormalIndent"/>
              <w:ind w:left="0"/>
              <w:jc w:val="left"/>
              <w:rPr>
                <w:ins w:id="632" w:author="Author"/>
                <w:sz w:val="16"/>
                <w:szCs w:val="16"/>
              </w:rPr>
              <w:pPrChange w:id="633" w:author="Author">
                <w:pPr>
                  <w:pStyle w:val="NormalIndent"/>
                  <w:jc w:val="left"/>
                </w:pPr>
              </w:pPrChange>
            </w:pPr>
            <w:ins w:id="634" w:author="Author">
              <w:r w:rsidRPr="006B1A00">
                <w:rPr>
                  <w:sz w:val="16"/>
                  <w:szCs w:val="16"/>
                </w:rPr>
                <w:t>(base) F:\aceengineer\017_Fatigue_Curves\COD&gt;call python LinearslopeCal.py</w:t>
              </w:r>
            </w:ins>
          </w:p>
          <w:p w14:paraId="23F24974" w14:textId="77777777" w:rsidR="004531CA" w:rsidRPr="006B1A00" w:rsidRDefault="004531CA" w:rsidP="004921EB">
            <w:pPr>
              <w:pStyle w:val="NormalIndent"/>
              <w:jc w:val="left"/>
              <w:rPr>
                <w:ins w:id="635" w:author="Author"/>
                <w:sz w:val="16"/>
                <w:szCs w:val="16"/>
              </w:rPr>
            </w:pPr>
          </w:p>
          <w:p w14:paraId="20F8BF2F" w14:textId="77777777" w:rsidR="004531CA" w:rsidRPr="006B1A00" w:rsidRDefault="004531CA" w:rsidP="00761264">
            <w:pPr>
              <w:pStyle w:val="NormalIndent"/>
              <w:ind w:left="0"/>
              <w:jc w:val="left"/>
              <w:rPr>
                <w:ins w:id="636" w:author="Author"/>
                <w:sz w:val="16"/>
                <w:szCs w:val="16"/>
              </w:rPr>
              <w:pPrChange w:id="637" w:author="Author">
                <w:pPr>
                  <w:pStyle w:val="NormalIndent"/>
                  <w:jc w:val="left"/>
                </w:pPr>
              </w:pPrChange>
            </w:pPr>
            <w:ins w:id="638" w:author="Author">
              <w:r w:rsidRPr="006B1A00">
                <w:rPr>
                  <w:sz w:val="16"/>
                  <w:szCs w:val="16"/>
                </w:rPr>
                <w:t>(base) F:\aceengineer\017_Fatigue_Curves\COD&gt;call python ll2.py</w:t>
              </w:r>
            </w:ins>
          </w:p>
          <w:p w14:paraId="01CB31F7" w14:textId="77777777" w:rsidR="004531CA" w:rsidRPr="006B1A00" w:rsidRDefault="004531CA" w:rsidP="004921EB">
            <w:pPr>
              <w:pStyle w:val="NormalIndent"/>
              <w:jc w:val="left"/>
              <w:rPr>
                <w:ins w:id="639" w:author="Author"/>
                <w:sz w:val="16"/>
                <w:szCs w:val="16"/>
              </w:rPr>
            </w:pPr>
          </w:p>
          <w:p w14:paraId="6B487392" w14:textId="77777777" w:rsidR="004531CA" w:rsidRPr="006B1A00" w:rsidRDefault="004531CA" w:rsidP="00761264">
            <w:pPr>
              <w:pStyle w:val="NormalIndent"/>
              <w:ind w:left="0"/>
              <w:jc w:val="left"/>
              <w:rPr>
                <w:ins w:id="640" w:author="Author"/>
                <w:sz w:val="16"/>
                <w:szCs w:val="16"/>
              </w:rPr>
              <w:pPrChange w:id="641" w:author="Author">
                <w:pPr>
                  <w:pStyle w:val="NormalIndent"/>
                  <w:jc w:val="left"/>
                </w:pPr>
              </w:pPrChange>
            </w:pPr>
            <w:ins w:id="642" w:author="Author">
              <w:r w:rsidRPr="006B1A00">
                <w:rPr>
                  <w:sz w:val="16"/>
                  <w:szCs w:val="16"/>
                </w:rPr>
                <w:t>(base) F:\aceengineer\017_Fatigue_Curves\COD&gt;call python Shear7dataCal.py</w:t>
              </w:r>
            </w:ins>
          </w:p>
          <w:p w14:paraId="558693A3" w14:textId="77777777" w:rsidR="004531CA" w:rsidRPr="006B1A00" w:rsidRDefault="004531CA" w:rsidP="00761264">
            <w:pPr>
              <w:pStyle w:val="NormalIndent"/>
              <w:ind w:left="0"/>
              <w:jc w:val="left"/>
              <w:rPr>
                <w:ins w:id="643" w:author="Author"/>
                <w:sz w:val="16"/>
                <w:szCs w:val="16"/>
              </w:rPr>
              <w:pPrChange w:id="644" w:author="Author">
                <w:pPr>
                  <w:pStyle w:val="NormalIndent"/>
                  <w:jc w:val="left"/>
                </w:pPr>
              </w:pPrChange>
            </w:pPr>
            <w:ins w:id="645" w:author="Author">
              <w:r w:rsidRPr="006B1A00">
                <w:rPr>
                  <w:sz w:val="16"/>
                  <w:szCs w:val="16"/>
                </w:rPr>
                <w:t>C:\Users\AceEngineer-002\Anaconda3\lib\site-packages\pandas\core\indexing.py:189: SettingWithCopyWarning:</w:t>
              </w:r>
            </w:ins>
          </w:p>
          <w:p w14:paraId="26DABED7" w14:textId="77777777" w:rsidR="004531CA" w:rsidRPr="006B1A00" w:rsidRDefault="004531CA" w:rsidP="00761264">
            <w:pPr>
              <w:pStyle w:val="NormalIndent"/>
              <w:ind w:left="0"/>
              <w:jc w:val="left"/>
              <w:rPr>
                <w:ins w:id="646" w:author="Author"/>
                <w:sz w:val="16"/>
                <w:szCs w:val="16"/>
              </w:rPr>
              <w:pPrChange w:id="647" w:author="Author">
                <w:pPr>
                  <w:pStyle w:val="NormalIndent"/>
                  <w:jc w:val="left"/>
                </w:pPr>
              </w:pPrChange>
            </w:pPr>
            <w:ins w:id="648" w:author="Author">
              <w:r w:rsidRPr="006B1A00">
                <w:rPr>
                  <w:sz w:val="16"/>
                  <w:szCs w:val="16"/>
                </w:rPr>
                <w:t>A value is trying to be set on a copy of a slice from a DataFrame</w:t>
              </w:r>
            </w:ins>
          </w:p>
          <w:p w14:paraId="30D803CA" w14:textId="77777777" w:rsidR="004531CA" w:rsidRPr="006B1A00" w:rsidRDefault="004531CA" w:rsidP="004921EB">
            <w:pPr>
              <w:pStyle w:val="NormalIndent"/>
              <w:jc w:val="left"/>
              <w:rPr>
                <w:ins w:id="649" w:author="Author"/>
                <w:sz w:val="16"/>
                <w:szCs w:val="16"/>
              </w:rPr>
            </w:pPr>
          </w:p>
          <w:p w14:paraId="70BDBF4A" w14:textId="6E617776" w:rsidR="004531CA" w:rsidRPr="004921EB" w:rsidRDefault="004531CA" w:rsidP="004921EB">
            <w:pPr>
              <w:pStyle w:val="NormalIndent"/>
              <w:ind w:left="0"/>
              <w:jc w:val="left"/>
              <w:rPr>
                <w:ins w:id="650" w:author="Author"/>
                <w:sz w:val="16"/>
                <w:szCs w:val="16"/>
              </w:rPr>
            </w:pPr>
            <w:ins w:id="651" w:author="Author">
              <w:r w:rsidRPr="006B1A00">
                <w:rPr>
                  <w:sz w:val="16"/>
                  <w:szCs w:val="16"/>
                </w:rPr>
                <w:t xml:space="preserve">See the caveats in the documentation: </w:t>
              </w:r>
              <w:r>
                <w:rPr>
                  <w:sz w:val="16"/>
                  <w:szCs w:val="16"/>
                </w:rPr>
                <w:fldChar w:fldCharType="begin"/>
              </w:r>
              <w:r>
                <w:rPr>
                  <w:sz w:val="16"/>
                  <w:szCs w:val="16"/>
                </w:rPr>
                <w:instrText xml:space="preserve"> HYPERLINK "</w:instrText>
              </w:r>
              <w:r w:rsidRPr="006B1A00">
                <w:rPr>
                  <w:sz w:val="16"/>
                  <w:szCs w:val="16"/>
                </w:rPr>
                <w:instrText>http://pandas.pydata.org/pandas-docs/stable/indexing.html#indexing-view-versus-copy</w:instrText>
              </w:r>
              <w:r>
                <w:rPr>
                  <w:sz w:val="16"/>
                  <w:szCs w:val="16"/>
                </w:rPr>
                <w:instrText xml:space="preserve">" </w:instrText>
              </w:r>
              <w:r>
                <w:rPr>
                  <w:sz w:val="16"/>
                  <w:szCs w:val="16"/>
                </w:rPr>
                <w:fldChar w:fldCharType="separate"/>
              </w:r>
              <w:r w:rsidRPr="00EB2D8F">
                <w:rPr>
                  <w:rStyle w:val="Hyperlink"/>
                  <w:sz w:val="16"/>
                  <w:szCs w:val="16"/>
                </w:rPr>
                <w:t>http://pandas.pydata.org/pandas-docs/stable/indexing.html#indexing-view-versus-copy</w:t>
              </w:r>
              <w:r>
                <w:rPr>
                  <w:sz w:val="16"/>
                  <w:szCs w:val="16"/>
                </w:rPr>
                <w:fldChar w:fldCharType="end"/>
              </w:r>
              <w:r>
                <w:rPr>
                  <w:sz w:val="16"/>
                  <w:szCs w:val="16"/>
                </w:rPr>
                <w:t xml:space="preserve"> </w:t>
              </w:r>
              <w:r w:rsidRPr="006B1A00">
                <w:rPr>
                  <w:sz w:val="16"/>
                  <w:szCs w:val="16"/>
                </w:rPr>
                <w:t>self._setitem_with_indexer(indexer, value)</w:t>
              </w:r>
              <w:bookmarkStart w:id="652" w:name="_GoBack"/>
              <w:bookmarkEnd w:id="652"/>
            </w:ins>
          </w:p>
        </w:tc>
      </w:tr>
      <w:tr w:rsidR="004531CA" w:rsidRPr="00CA7B47" w14:paraId="3D7686C1" w14:textId="77777777" w:rsidTr="004921EB">
        <w:trPr>
          <w:trHeight w:val="3000"/>
          <w:ins w:id="653" w:author="Author"/>
        </w:trPr>
        <w:tc>
          <w:tcPr>
            <w:tcW w:w="1605" w:type="dxa"/>
            <w:hideMark/>
          </w:tcPr>
          <w:p w14:paraId="229FEB16" w14:textId="77777777" w:rsidR="004531CA" w:rsidRPr="004921EB" w:rsidRDefault="004531CA" w:rsidP="004921EB">
            <w:pPr>
              <w:pStyle w:val="NormalIndent"/>
              <w:ind w:left="0"/>
              <w:rPr>
                <w:ins w:id="654" w:author="Author"/>
                <w:sz w:val="16"/>
                <w:szCs w:val="16"/>
              </w:rPr>
            </w:pPr>
            <w:ins w:id="655" w:author="Author">
              <w:r w:rsidRPr="004921EB">
                <w:rPr>
                  <w:sz w:val="16"/>
                  <w:szCs w:val="16"/>
                </w:rPr>
                <w:lastRenderedPageBreak/>
                <w:t>API579</w:t>
              </w:r>
            </w:ins>
          </w:p>
        </w:tc>
        <w:tc>
          <w:tcPr>
            <w:tcW w:w="1367" w:type="dxa"/>
            <w:hideMark/>
          </w:tcPr>
          <w:p w14:paraId="6C0A6A14" w14:textId="77777777" w:rsidR="004531CA" w:rsidRPr="004921EB" w:rsidRDefault="004531CA" w:rsidP="004921EB">
            <w:pPr>
              <w:pStyle w:val="NormalIndent"/>
              <w:ind w:left="0"/>
              <w:rPr>
                <w:ins w:id="656" w:author="Author"/>
                <w:sz w:val="16"/>
                <w:szCs w:val="16"/>
              </w:rPr>
            </w:pPr>
            <w:ins w:id="657" w:author="Author">
              <w:r w:rsidRPr="006B1A00">
                <w:rPr>
                  <w:sz w:val="16"/>
                  <w:szCs w:val="16"/>
                </w:rPr>
                <w:t>runBatch.bat</w:t>
              </w:r>
            </w:ins>
          </w:p>
        </w:tc>
        <w:tc>
          <w:tcPr>
            <w:tcW w:w="2410" w:type="dxa"/>
            <w:hideMark/>
          </w:tcPr>
          <w:p w14:paraId="66947F38" w14:textId="77777777" w:rsidR="004531CA" w:rsidRPr="004921EB" w:rsidRDefault="004531CA" w:rsidP="004921EB">
            <w:pPr>
              <w:pStyle w:val="NormalIndent"/>
              <w:ind w:left="0"/>
              <w:rPr>
                <w:ins w:id="658" w:author="Author"/>
                <w:sz w:val="16"/>
                <w:szCs w:val="16"/>
              </w:rPr>
            </w:pPr>
            <w:ins w:id="659" w:author="Author">
              <w:r w:rsidRPr="004921EB">
                <w:rPr>
                  <w:sz w:val="16"/>
                  <w:szCs w:val="16"/>
                </w:rPr>
                <w:t>name:API579</w:t>
              </w:r>
              <w:r w:rsidRPr="004921EB">
                <w:rPr>
                  <w:sz w:val="16"/>
                  <w:szCs w:val="16"/>
                </w:rPr>
                <w:br/>
                <w:t>channels:defaults,conda-forge</w:t>
              </w:r>
              <w:r w:rsidRPr="004921EB">
                <w:rPr>
                  <w:sz w:val="16"/>
                  <w:szCs w:val="16"/>
                </w:rPr>
                <w:br/>
                <w:t>dependencies:python=3.6,pyyaml,yaml,oyaml,matplotlib,scipy,pandas,python-docx</w:t>
              </w:r>
              <w:r w:rsidRPr="004921EB">
                <w:rPr>
                  <w:sz w:val="16"/>
                  <w:szCs w:val="16"/>
                </w:rPr>
                <w:br/>
                <w:t xml:space="preserve"> pip:imgkit,openpyxl,xlrd</w:t>
              </w:r>
            </w:ins>
          </w:p>
        </w:tc>
        <w:tc>
          <w:tcPr>
            <w:tcW w:w="2497" w:type="dxa"/>
            <w:hideMark/>
          </w:tcPr>
          <w:p w14:paraId="69E16E38" w14:textId="77777777" w:rsidR="004531CA" w:rsidRPr="004921EB" w:rsidRDefault="004531CA" w:rsidP="004921EB">
            <w:pPr>
              <w:pStyle w:val="NormalIndent"/>
              <w:ind w:left="0"/>
              <w:rPr>
                <w:ins w:id="660" w:author="Author"/>
                <w:sz w:val="16"/>
                <w:szCs w:val="16"/>
              </w:rPr>
            </w:pPr>
            <w:ins w:id="661" w:author="Author">
              <w:r w:rsidRPr="004921EB">
                <w:rPr>
                  <w:sz w:val="16"/>
                  <w:szCs w:val="16"/>
                </w:rPr>
                <w:t xml:space="preserve">1)change directory = </w:t>
              </w:r>
              <w:r w:rsidRPr="00655182">
                <w:rPr>
                  <w:sz w:val="16"/>
                  <w:szCs w:val="16"/>
                </w:rPr>
                <w:t>F:\aceengineer\API579</w:t>
              </w:r>
              <w:r w:rsidRPr="00655182" w:rsidDel="00655182">
                <w:rPr>
                  <w:sz w:val="16"/>
                  <w:szCs w:val="16"/>
                </w:rPr>
                <w:t xml:space="preserve"> </w:t>
              </w:r>
              <w:r>
                <w:rPr>
                  <w:sz w:val="16"/>
                  <w:szCs w:val="16"/>
                </w:rPr>
                <w:t xml:space="preserve">               </w:t>
              </w:r>
              <w:r w:rsidRPr="004921EB">
                <w:rPr>
                  <w:sz w:val="16"/>
                  <w:szCs w:val="16"/>
                </w:rPr>
                <w:t>2)Run the program = "</w:t>
              </w:r>
              <w:r w:rsidRPr="006B1A00">
                <w:rPr>
                  <w:sz w:val="16"/>
                  <w:szCs w:val="16"/>
                </w:rPr>
                <w:t>runBatch.bat</w:t>
              </w:r>
              <w:r w:rsidRPr="004921EB">
                <w:rPr>
                  <w:sz w:val="16"/>
                  <w:szCs w:val="16"/>
                </w:rPr>
                <w:t xml:space="preserve">" </w:t>
              </w:r>
            </w:ins>
          </w:p>
        </w:tc>
        <w:tc>
          <w:tcPr>
            <w:tcW w:w="2889" w:type="dxa"/>
            <w:hideMark/>
          </w:tcPr>
          <w:p w14:paraId="084E433F" w14:textId="77777777" w:rsidR="004531CA" w:rsidRPr="004921EB" w:rsidRDefault="004531CA" w:rsidP="004921EB">
            <w:pPr>
              <w:pStyle w:val="NormalIndent"/>
              <w:ind w:left="0"/>
              <w:rPr>
                <w:ins w:id="662" w:author="Author"/>
                <w:sz w:val="16"/>
                <w:szCs w:val="16"/>
              </w:rPr>
            </w:pPr>
            <w:ins w:id="663" w:author="Author">
              <w:r w:rsidRPr="006B1A00">
                <w:rPr>
                  <w:noProof/>
                  <w:sz w:val="16"/>
                  <w:szCs w:val="16"/>
                  <w:lang w:val="en-IN" w:eastAsia="en-IN"/>
                </w:rPr>
                <w:drawing>
                  <wp:inline distT="0" distB="0" distL="0" distR="0" wp14:anchorId="4AE36816" wp14:editId="111D025D">
                    <wp:extent cx="1800000" cy="2456150"/>
                    <wp:effectExtent l="0" t="0" r="0" b="1905"/>
                    <wp:docPr id="68" name="Picture 68" descr="C:\Users\AceEngineer-002\Desktop\v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Engineer-002\Desktop\vbv.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00000" cy="2456150"/>
                            </a:xfrm>
                            <a:prstGeom prst="rect">
                              <a:avLst/>
                            </a:prstGeom>
                            <a:noFill/>
                            <a:ln>
                              <a:noFill/>
                            </a:ln>
                          </pic:spPr>
                        </pic:pic>
                      </a:graphicData>
                    </a:graphic>
                  </wp:inline>
                </w:drawing>
              </w:r>
            </w:ins>
          </w:p>
        </w:tc>
      </w:tr>
      <w:tr w:rsidR="004531CA" w:rsidRPr="00CA7B47" w14:paraId="3843BBCE" w14:textId="77777777" w:rsidTr="004921EB">
        <w:trPr>
          <w:trHeight w:val="2115"/>
          <w:ins w:id="664" w:author="Author"/>
        </w:trPr>
        <w:tc>
          <w:tcPr>
            <w:tcW w:w="1605" w:type="dxa"/>
            <w:hideMark/>
          </w:tcPr>
          <w:p w14:paraId="071C5CCE" w14:textId="77777777" w:rsidR="004531CA" w:rsidRPr="004921EB" w:rsidRDefault="004531CA" w:rsidP="004921EB">
            <w:pPr>
              <w:pStyle w:val="NormalIndent"/>
              <w:ind w:left="0"/>
              <w:rPr>
                <w:ins w:id="665" w:author="Author"/>
                <w:sz w:val="16"/>
                <w:szCs w:val="16"/>
              </w:rPr>
            </w:pPr>
            <w:ins w:id="666" w:author="Author">
              <w:r w:rsidRPr="004921EB">
                <w:rPr>
                  <w:sz w:val="16"/>
                  <w:szCs w:val="16"/>
                </w:rPr>
                <w:t>API-RP-2RD</w:t>
              </w:r>
            </w:ins>
          </w:p>
        </w:tc>
        <w:tc>
          <w:tcPr>
            <w:tcW w:w="1367" w:type="dxa"/>
            <w:hideMark/>
          </w:tcPr>
          <w:p w14:paraId="6620F146" w14:textId="77777777" w:rsidR="004531CA" w:rsidRPr="004921EB" w:rsidRDefault="004531CA" w:rsidP="004921EB">
            <w:pPr>
              <w:pStyle w:val="NormalIndent"/>
              <w:ind w:left="0"/>
              <w:rPr>
                <w:ins w:id="667" w:author="Author"/>
                <w:sz w:val="16"/>
                <w:szCs w:val="16"/>
              </w:rPr>
            </w:pPr>
            <w:ins w:id="668" w:author="Author">
              <w:r w:rsidRPr="004921EB">
                <w:rPr>
                  <w:sz w:val="16"/>
                  <w:szCs w:val="16"/>
                </w:rPr>
                <w:t>APIRP2RD-VA.py</w:t>
              </w:r>
            </w:ins>
          </w:p>
        </w:tc>
        <w:tc>
          <w:tcPr>
            <w:tcW w:w="2410" w:type="dxa"/>
            <w:hideMark/>
          </w:tcPr>
          <w:p w14:paraId="18D4EB3D" w14:textId="77777777" w:rsidR="004531CA" w:rsidRPr="004921EB" w:rsidRDefault="004531CA" w:rsidP="004921EB">
            <w:pPr>
              <w:pStyle w:val="NormalIndent"/>
              <w:ind w:left="0"/>
              <w:rPr>
                <w:ins w:id="669" w:author="Author"/>
                <w:sz w:val="16"/>
                <w:szCs w:val="16"/>
              </w:rPr>
            </w:pPr>
            <w:ins w:id="670" w:author="Author">
              <w:r w:rsidRPr="004921EB">
                <w:rPr>
                  <w:sz w:val="16"/>
                  <w:szCs w:val="16"/>
                </w:rPr>
                <w:t>name:pipeUtilization</w:t>
              </w:r>
              <w:r w:rsidRPr="004921EB">
                <w:rPr>
                  <w:sz w:val="16"/>
                  <w:szCs w:val="16"/>
                </w:rPr>
                <w:br/>
                <w:t>channels:defaults,dependencies:</w:t>
              </w:r>
              <w:r w:rsidRPr="004921EB">
                <w:rPr>
                  <w:sz w:val="16"/>
                  <w:szCs w:val="16"/>
                </w:rPr>
                <w:br/>
                <w:t xml:space="preserve"> python=3.6,yaml</w:t>
              </w:r>
            </w:ins>
          </w:p>
        </w:tc>
        <w:tc>
          <w:tcPr>
            <w:tcW w:w="2497" w:type="dxa"/>
            <w:hideMark/>
          </w:tcPr>
          <w:p w14:paraId="3B5150B6" w14:textId="77777777" w:rsidR="004531CA" w:rsidRPr="004921EB" w:rsidRDefault="004531CA" w:rsidP="004921EB">
            <w:pPr>
              <w:pStyle w:val="NormalIndent"/>
              <w:ind w:left="0"/>
              <w:rPr>
                <w:ins w:id="671" w:author="Author"/>
                <w:sz w:val="16"/>
                <w:szCs w:val="16"/>
              </w:rPr>
            </w:pPr>
            <w:ins w:id="672" w:author="Author">
              <w:r w:rsidRPr="004921EB">
                <w:rPr>
                  <w:sz w:val="16"/>
                  <w:szCs w:val="16"/>
                </w:rPr>
                <w:t xml:space="preserve">1)change directory = </w:t>
              </w:r>
              <w:r w:rsidRPr="00655182">
                <w:rPr>
                  <w:sz w:val="16"/>
                  <w:szCs w:val="16"/>
                </w:rPr>
                <w:t>F:\aceengineer\API-RP-2RD</w:t>
              </w:r>
              <w:r w:rsidRPr="00655182" w:rsidDel="00655182">
                <w:rPr>
                  <w:sz w:val="16"/>
                  <w:szCs w:val="16"/>
                </w:rPr>
                <w:t xml:space="preserve"> </w:t>
              </w:r>
              <w:r>
                <w:rPr>
                  <w:sz w:val="16"/>
                  <w:szCs w:val="16"/>
                </w:rPr>
                <w:t xml:space="preserve">   </w:t>
              </w:r>
              <w:r w:rsidRPr="004921EB">
                <w:rPr>
                  <w:sz w:val="16"/>
                  <w:szCs w:val="16"/>
                </w:rPr>
                <w:t>2)Run the program = "</w:t>
              </w:r>
              <w:r w:rsidRPr="00795629">
                <w:rPr>
                  <w:sz w:val="16"/>
                  <w:szCs w:val="16"/>
                </w:rPr>
                <w:t xml:space="preserve"> APIRP2RD-VA.py</w:t>
              </w:r>
              <w:r w:rsidRPr="00CA7B47" w:rsidDel="00655182">
                <w:rPr>
                  <w:sz w:val="16"/>
                  <w:szCs w:val="16"/>
                </w:rPr>
                <w:t xml:space="preserve"> </w:t>
              </w:r>
              <w:r w:rsidRPr="004921EB">
                <w:rPr>
                  <w:sz w:val="16"/>
                  <w:szCs w:val="16"/>
                </w:rPr>
                <w:t xml:space="preserve">" </w:t>
              </w:r>
            </w:ins>
          </w:p>
        </w:tc>
        <w:tc>
          <w:tcPr>
            <w:tcW w:w="2889" w:type="dxa"/>
            <w:hideMark/>
          </w:tcPr>
          <w:p w14:paraId="39922FE2" w14:textId="77777777" w:rsidR="004531CA" w:rsidRPr="004921EB" w:rsidRDefault="004531CA" w:rsidP="004921EB">
            <w:pPr>
              <w:pStyle w:val="NormalIndent"/>
              <w:rPr>
                <w:ins w:id="673" w:author="Author"/>
                <w:color w:val="385623" w:themeColor="accent6" w:themeShade="80"/>
                <w:sz w:val="16"/>
                <w:szCs w:val="16"/>
              </w:rPr>
            </w:pPr>
            <w:ins w:id="674" w:author="Author">
              <w:r>
                <w:rPr>
                  <w:noProof/>
                  <w:lang w:val="en-IN" w:eastAsia="en-IN"/>
                </w:rPr>
                <w:drawing>
                  <wp:inline distT="0" distB="0" distL="0" distR="0" wp14:anchorId="20F0729E" wp14:editId="4369E027">
                    <wp:extent cx="1242060" cy="528320"/>
                    <wp:effectExtent l="0" t="0" r="0" b="5080"/>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44044" cy="529164"/>
                            </a:xfrm>
                            <a:prstGeom prst="rect">
                              <a:avLst/>
                            </a:prstGeom>
                          </pic:spPr>
                        </pic:pic>
                      </a:graphicData>
                    </a:graphic>
                  </wp:inline>
                </w:drawing>
              </w:r>
            </w:ins>
          </w:p>
        </w:tc>
      </w:tr>
      <w:tr w:rsidR="004531CA" w:rsidRPr="00CA7B47" w14:paraId="1C2B0A95" w14:textId="77777777" w:rsidTr="004921EB">
        <w:trPr>
          <w:trHeight w:val="1404"/>
          <w:ins w:id="675" w:author="Author"/>
        </w:trPr>
        <w:tc>
          <w:tcPr>
            <w:tcW w:w="1605" w:type="dxa"/>
            <w:hideMark/>
          </w:tcPr>
          <w:p w14:paraId="1988AB59" w14:textId="77777777" w:rsidR="004531CA" w:rsidRPr="004921EB" w:rsidRDefault="004531CA" w:rsidP="004921EB">
            <w:pPr>
              <w:pStyle w:val="NormalIndent"/>
              <w:ind w:left="0"/>
              <w:rPr>
                <w:ins w:id="676" w:author="Author"/>
                <w:sz w:val="16"/>
                <w:szCs w:val="16"/>
              </w:rPr>
            </w:pPr>
            <w:ins w:id="677" w:author="Author">
              <w:r w:rsidRPr="004921EB">
                <w:rPr>
                  <w:sz w:val="16"/>
                  <w:szCs w:val="16"/>
                </w:rPr>
                <w:t>API-STD-2RD</w:t>
              </w:r>
            </w:ins>
          </w:p>
        </w:tc>
        <w:tc>
          <w:tcPr>
            <w:tcW w:w="1367" w:type="dxa"/>
            <w:hideMark/>
          </w:tcPr>
          <w:p w14:paraId="2B22432F" w14:textId="77777777" w:rsidR="004531CA" w:rsidRPr="004921EB" w:rsidRDefault="004531CA" w:rsidP="004921EB">
            <w:pPr>
              <w:pStyle w:val="NormalIndent"/>
              <w:ind w:left="0"/>
              <w:rPr>
                <w:ins w:id="678" w:author="Author"/>
                <w:sz w:val="16"/>
                <w:szCs w:val="16"/>
              </w:rPr>
            </w:pPr>
            <w:ins w:id="679" w:author="Author">
              <w:r w:rsidRPr="004921EB">
                <w:rPr>
                  <w:sz w:val="16"/>
                  <w:szCs w:val="16"/>
                </w:rPr>
                <w:t>APISTD2RD.py</w:t>
              </w:r>
            </w:ins>
          </w:p>
        </w:tc>
        <w:tc>
          <w:tcPr>
            <w:tcW w:w="2410" w:type="dxa"/>
            <w:hideMark/>
          </w:tcPr>
          <w:p w14:paraId="5C783159" w14:textId="77777777" w:rsidR="004531CA" w:rsidRPr="004921EB" w:rsidRDefault="004531CA" w:rsidP="004921EB">
            <w:pPr>
              <w:pStyle w:val="NormalIndent"/>
              <w:ind w:left="0"/>
              <w:rPr>
                <w:ins w:id="680" w:author="Author"/>
                <w:sz w:val="16"/>
                <w:szCs w:val="16"/>
              </w:rPr>
            </w:pPr>
            <w:ins w:id="681" w:author="Author">
              <w:r w:rsidRPr="004921EB">
                <w:rPr>
                  <w:sz w:val="16"/>
                  <w:szCs w:val="16"/>
                </w:rPr>
                <w:t>name:pipeUtilization</w:t>
              </w:r>
              <w:r w:rsidRPr="004921EB">
                <w:rPr>
                  <w:sz w:val="16"/>
                  <w:szCs w:val="16"/>
                </w:rPr>
                <w:br/>
                <w:t>channels:defaults</w:t>
              </w:r>
              <w:r w:rsidRPr="004921EB">
                <w:rPr>
                  <w:sz w:val="16"/>
                  <w:szCs w:val="16"/>
                </w:rPr>
                <w:br/>
                <w:t>dependencies:python=3.5.5=h0c2934d_2,yaml=0.1.7</w:t>
              </w:r>
              <w:r w:rsidRPr="004921EB">
                <w:rPr>
                  <w:sz w:val="16"/>
                  <w:szCs w:val="16"/>
                </w:rPr>
                <w:br/>
                <w:t>matplotlib=2.2.3,pandas=0.23.4,numpy</w:t>
              </w:r>
            </w:ins>
          </w:p>
        </w:tc>
        <w:tc>
          <w:tcPr>
            <w:tcW w:w="2497" w:type="dxa"/>
            <w:hideMark/>
          </w:tcPr>
          <w:p w14:paraId="0A0A03EB" w14:textId="77777777" w:rsidR="004531CA" w:rsidRPr="004921EB" w:rsidRDefault="004531CA" w:rsidP="004921EB">
            <w:pPr>
              <w:pStyle w:val="NormalIndent"/>
              <w:ind w:left="0"/>
              <w:rPr>
                <w:ins w:id="682" w:author="Author"/>
                <w:sz w:val="16"/>
                <w:szCs w:val="16"/>
              </w:rPr>
            </w:pPr>
            <w:ins w:id="683" w:author="Author">
              <w:r w:rsidRPr="004921EB">
                <w:rPr>
                  <w:sz w:val="16"/>
                  <w:szCs w:val="16"/>
                </w:rPr>
                <w:t xml:space="preserve">1)change directory = "F:\aceengineer\API-STD-2RD                                            2)Run the program = "APISTD2RD.py" </w:t>
              </w:r>
            </w:ins>
          </w:p>
        </w:tc>
        <w:tc>
          <w:tcPr>
            <w:tcW w:w="2889" w:type="dxa"/>
            <w:hideMark/>
          </w:tcPr>
          <w:p w14:paraId="3D450704" w14:textId="77777777" w:rsidR="004531CA" w:rsidRPr="004921EB" w:rsidRDefault="004531CA" w:rsidP="004921EB">
            <w:pPr>
              <w:pStyle w:val="NormalIndent"/>
              <w:rPr>
                <w:ins w:id="684" w:author="Author"/>
                <w:color w:val="385623" w:themeColor="accent6" w:themeShade="80"/>
                <w:sz w:val="16"/>
                <w:szCs w:val="16"/>
              </w:rPr>
            </w:pPr>
            <w:ins w:id="685" w:author="Author">
              <w:r>
                <w:rPr>
                  <w:noProof/>
                  <w:lang w:val="en-IN" w:eastAsia="en-IN"/>
                </w:rPr>
                <w:drawing>
                  <wp:inline distT="0" distB="0" distL="0" distR="0" wp14:anchorId="4FC92051" wp14:editId="71E9AFB2">
                    <wp:extent cx="1242391" cy="560070"/>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47523" cy="562384"/>
                            </a:xfrm>
                            <a:prstGeom prst="rect">
                              <a:avLst/>
                            </a:prstGeom>
                          </pic:spPr>
                        </pic:pic>
                      </a:graphicData>
                    </a:graphic>
                  </wp:inline>
                </w:drawing>
              </w:r>
            </w:ins>
          </w:p>
        </w:tc>
      </w:tr>
      <w:tr w:rsidR="004531CA" w:rsidRPr="00CA7B47" w14:paraId="14E4E6E7" w14:textId="77777777" w:rsidTr="004921EB">
        <w:trPr>
          <w:trHeight w:val="1821"/>
          <w:ins w:id="686" w:author="Author"/>
        </w:trPr>
        <w:tc>
          <w:tcPr>
            <w:tcW w:w="1605" w:type="dxa"/>
            <w:hideMark/>
          </w:tcPr>
          <w:p w14:paraId="3A41BFB6" w14:textId="77777777" w:rsidR="004531CA" w:rsidRPr="004921EB" w:rsidRDefault="004531CA" w:rsidP="004921EB">
            <w:pPr>
              <w:pStyle w:val="NormalIndent"/>
              <w:ind w:left="0"/>
              <w:rPr>
                <w:ins w:id="687" w:author="Author"/>
                <w:sz w:val="16"/>
                <w:szCs w:val="16"/>
              </w:rPr>
            </w:pPr>
            <w:ins w:id="688" w:author="Author">
              <w:r w:rsidRPr="004921EB">
                <w:rPr>
                  <w:sz w:val="16"/>
                  <w:szCs w:val="16"/>
                </w:rPr>
                <w:t>ASMEB31</w:t>
              </w:r>
            </w:ins>
          </w:p>
        </w:tc>
        <w:tc>
          <w:tcPr>
            <w:tcW w:w="1367" w:type="dxa"/>
            <w:hideMark/>
          </w:tcPr>
          <w:p w14:paraId="07646AD5" w14:textId="77777777" w:rsidR="004531CA" w:rsidRPr="004921EB" w:rsidRDefault="004531CA" w:rsidP="004921EB">
            <w:pPr>
              <w:pStyle w:val="NormalIndent"/>
              <w:ind w:left="0"/>
              <w:rPr>
                <w:ins w:id="689" w:author="Author"/>
                <w:sz w:val="16"/>
                <w:szCs w:val="16"/>
              </w:rPr>
            </w:pPr>
            <w:ins w:id="690" w:author="Author">
              <w:r w:rsidRPr="00655182">
                <w:rPr>
                  <w:sz w:val="16"/>
                  <w:szCs w:val="16"/>
                </w:rPr>
                <w:t>runBatch.bat</w:t>
              </w:r>
            </w:ins>
          </w:p>
        </w:tc>
        <w:tc>
          <w:tcPr>
            <w:tcW w:w="2410" w:type="dxa"/>
            <w:hideMark/>
          </w:tcPr>
          <w:p w14:paraId="32632C52" w14:textId="77777777" w:rsidR="004531CA" w:rsidRPr="004921EB" w:rsidRDefault="004531CA" w:rsidP="004921EB">
            <w:pPr>
              <w:pStyle w:val="NormalIndent"/>
              <w:ind w:left="0"/>
              <w:rPr>
                <w:ins w:id="691" w:author="Author"/>
                <w:sz w:val="16"/>
                <w:szCs w:val="16"/>
              </w:rPr>
            </w:pPr>
            <w:ins w:id="692" w:author="Author">
              <w:r w:rsidRPr="004921EB">
                <w:rPr>
                  <w:sz w:val="16"/>
                  <w:szCs w:val="16"/>
                </w:rPr>
                <w:t>name:PipeCapacity</w:t>
              </w:r>
              <w:r w:rsidRPr="004921EB">
                <w:rPr>
                  <w:sz w:val="16"/>
                  <w:szCs w:val="16"/>
                </w:rPr>
                <w:br/>
                <w:t>channels:defaults</w:t>
              </w:r>
              <w:r w:rsidRPr="004921EB">
                <w:rPr>
                  <w:sz w:val="16"/>
                  <w:szCs w:val="16"/>
                </w:rPr>
                <w:br/>
                <w:t>dependencies:python=3.6</w:t>
              </w:r>
              <w:r w:rsidRPr="004921EB">
                <w:rPr>
                  <w:sz w:val="16"/>
                  <w:szCs w:val="16"/>
                </w:rPr>
                <w:br/>
                <w:t xml:space="preserve"> pyyaml,yaml,oyaml,matplotlib</w:t>
              </w:r>
              <w:r w:rsidRPr="004921EB">
                <w:rPr>
                  <w:sz w:val="16"/>
                  <w:szCs w:val="16"/>
                </w:rPr>
                <w:br/>
                <w:t xml:space="preserve">  scipy,pandas,imgki</w:t>
              </w:r>
            </w:ins>
          </w:p>
        </w:tc>
        <w:tc>
          <w:tcPr>
            <w:tcW w:w="2497" w:type="dxa"/>
            <w:hideMark/>
          </w:tcPr>
          <w:p w14:paraId="21A80F72" w14:textId="77777777" w:rsidR="004531CA" w:rsidRPr="004921EB" w:rsidRDefault="004531CA" w:rsidP="004921EB">
            <w:pPr>
              <w:pStyle w:val="NormalIndent"/>
              <w:ind w:left="0"/>
              <w:rPr>
                <w:ins w:id="693" w:author="Author"/>
                <w:sz w:val="16"/>
                <w:szCs w:val="16"/>
              </w:rPr>
            </w:pPr>
            <w:ins w:id="694" w:author="Author">
              <w:r w:rsidRPr="004921EB">
                <w:rPr>
                  <w:sz w:val="16"/>
                  <w:szCs w:val="16"/>
                </w:rPr>
                <w:t>1)change directory = "F:\aceengineer\ASMEB31                                            2)Run the program = "</w:t>
              </w:r>
              <w:r>
                <w:t xml:space="preserve"> </w:t>
              </w:r>
              <w:r w:rsidRPr="00655182">
                <w:rPr>
                  <w:sz w:val="16"/>
                  <w:szCs w:val="16"/>
                </w:rPr>
                <w:t>runBatch.bat</w:t>
              </w:r>
              <w:r w:rsidRPr="00655182" w:rsidDel="00655182">
                <w:rPr>
                  <w:sz w:val="16"/>
                  <w:szCs w:val="16"/>
                </w:rPr>
                <w:t xml:space="preserve"> </w:t>
              </w:r>
              <w:r w:rsidRPr="004921EB">
                <w:rPr>
                  <w:sz w:val="16"/>
                  <w:szCs w:val="16"/>
                </w:rPr>
                <w:t xml:space="preserve">" </w:t>
              </w:r>
            </w:ins>
          </w:p>
        </w:tc>
        <w:tc>
          <w:tcPr>
            <w:tcW w:w="2889" w:type="dxa"/>
            <w:hideMark/>
          </w:tcPr>
          <w:p w14:paraId="47655118" w14:textId="77777777" w:rsidR="004531CA" w:rsidRPr="004921EB" w:rsidRDefault="004531CA" w:rsidP="004921EB">
            <w:pPr>
              <w:pStyle w:val="NormalIndent"/>
              <w:ind w:left="0"/>
              <w:jc w:val="center"/>
              <w:rPr>
                <w:ins w:id="695" w:author="Author"/>
                <w:color w:val="385623" w:themeColor="accent6" w:themeShade="80"/>
                <w:sz w:val="16"/>
                <w:szCs w:val="16"/>
              </w:rPr>
            </w:pPr>
            <w:ins w:id="696" w:author="Author">
              <w:r w:rsidRPr="00FC6D5A">
                <w:rPr>
                  <w:noProof/>
                  <w:color w:val="385623" w:themeColor="accent6" w:themeShade="80"/>
                  <w:sz w:val="16"/>
                  <w:szCs w:val="16"/>
                  <w:lang w:val="en-IN" w:eastAsia="en-IN"/>
                </w:rPr>
                <w:drawing>
                  <wp:inline distT="0" distB="0" distL="0" distR="0" wp14:anchorId="2D062B90" wp14:editId="60C1FC5E">
                    <wp:extent cx="1800000" cy="2191514"/>
                    <wp:effectExtent l="0" t="0" r="0" b="0"/>
                    <wp:docPr id="65" name="Picture 65" descr="C:\Users\AceEngineer-002\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Engineer-002\Desktop\Capture.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00000" cy="2191514"/>
                            </a:xfrm>
                            <a:prstGeom prst="rect">
                              <a:avLst/>
                            </a:prstGeom>
                            <a:noFill/>
                            <a:ln>
                              <a:noFill/>
                            </a:ln>
                          </pic:spPr>
                        </pic:pic>
                      </a:graphicData>
                    </a:graphic>
                  </wp:inline>
                </w:drawing>
              </w:r>
            </w:ins>
          </w:p>
        </w:tc>
      </w:tr>
      <w:tr w:rsidR="004531CA" w:rsidRPr="00CA7B47" w14:paraId="630D9C58" w14:textId="77777777" w:rsidTr="004921EB">
        <w:trPr>
          <w:trHeight w:val="1705"/>
          <w:ins w:id="697" w:author="Author"/>
        </w:trPr>
        <w:tc>
          <w:tcPr>
            <w:tcW w:w="1605" w:type="dxa"/>
            <w:hideMark/>
          </w:tcPr>
          <w:p w14:paraId="2C7AF5F3" w14:textId="77777777" w:rsidR="004531CA" w:rsidRPr="004921EB" w:rsidRDefault="004531CA" w:rsidP="004921EB">
            <w:pPr>
              <w:pStyle w:val="NormalIndent"/>
              <w:ind w:left="0"/>
              <w:rPr>
                <w:ins w:id="698" w:author="Author"/>
                <w:sz w:val="16"/>
                <w:szCs w:val="16"/>
              </w:rPr>
            </w:pPr>
            <w:ins w:id="699" w:author="Author">
              <w:r w:rsidRPr="004921EB">
                <w:rPr>
                  <w:sz w:val="16"/>
                  <w:szCs w:val="16"/>
                </w:rPr>
                <w:lastRenderedPageBreak/>
                <w:t>Burst_Collapse_Code</w:t>
              </w:r>
            </w:ins>
          </w:p>
        </w:tc>
        <w:tc>
          <w:tcPr>
            <w:tcW w:w="1367" w:type="dxa"/>
            <w:hideMark/>
          </w:tcPr>
          <w:p w14:paraId="043A3071" w14:textId="77777777" w:rsidR="004531CA" w:rsidRPr="004921EB" w:rsidRDefault="004531CA" w:rsidP="004921EB">
            <w:pPr>
              <w:pStyle w:val="NormalIndent"/>
              <w:ind w:left="0"/>
              <w:rPr>
                <w:ins w:id="700" w:author="Author"/>
                <w:sz w:val="16"/>
                <w:szCs w:val="16"/>
              </w:rPr>
            </w:pPr>
            <w:ins w:id="701" w:author="Author">
              <w:r w:rsidRPr="004921EB">
                <w:rPr>
                  <w:sz w:val="16"/>
                  <w:szCs w:val="16"/>
                </w:rPr>
                <w:t>APIST2RD_BurstandCollapse.py</w:t>
              </w:r>
            </w:ins>
          </w:p>
        </w:tc>
        <w:tc>
          <w:tcPr>
            <w:tcW w:w="2410" w:type="dxa"/>
            <w:hideMark/>
          </w:tcPr>
          <w:p w14:paraId="47610544" w14:textId="77777777" w:rsidR="004531CA" w:rsidRPr="004921EB" w:rsidRDefault="004531CA" w:rsidP="004921EB">
            <w:pPr>
              <w:pStyle w:val="NormalIndent"/>
              <w:rPr>
                <w:ins w:id="702" w:author="Author"/>
                <w:sz w:val="16"/>
                <w:szCs w:val="16"/>
              </w:rPr>
            </w:pPr>
            <w:ins w:id="703" w:author="Author">
              <w:r w:rsidRPr="004921EB">
                <w:rPr>
                  <w:sz w:val="16"/>
                  <w:szCs w:val="16"/>
                </w:rPr>
                <w:t>no env</w:t>
              </w:r>
            </w:ins>
          </w:p>
        </w:tc>
        <w:tc>
          <w:tcPr>
            <w:tcW w:w="2497" w:type="dxa"/>
            <w:hideMark/>
          </w:tcPr>
          <w:p w14:paraId="7013CD9A" w14:textId="77777777" w:rsidR="004531CA" w:rsidRPr="004921EB" w:rsidRDefault="004531CA" w:rsidP="004921EB">
            <w:pPr>
              <w:pStyle w:val="NormalIndent"/>
              <w:ind w:left="0"/>
              <w:rPr>
                <w:ins w:id="704" w:author="Author"/>
                <w:sz w:val="16"/>
                <w:szCs w:val="16"/>
              </w:rPr>
            </w:pPr>
            <w:ins w:id="705" w:author="Author">
              <w:r w:rsidRPr="004921EB">
                <w:rPr>
                  <w:sz w:val="16"/>
                  <w:szCs w:val="16"/>
                </w:rPr>
                <w:t xml:space="preserve">1) change directory = "F:\aceengineer\Burst_Collapse_Code                                           </w:t>
              </w:r>
              <w:r>
                <w:rPr>
                  <w:sz w:val="16"/>
                  <w:szCs w:val="16"/>
                </w:rPr>
                <w:t xml:space="preserve">            </w:t>
              </w:r>
              <w:r w:rsidRPr="004921EB">
                <w:rPr>
                  <w:sz w:val="16"/>
                  <w:szCs w:val="16"/>
                </w:rPr>
                <w:t xml:space="preserve"> 2)Run the program = "APIST2RD_BurstandCollapse.py" </w:t>
              </w:r>
            </w:ins>
          </w:p>
        </w:tc>
        <w:tc>
          <w:tcPr>
            <w:tcW w:w="2889" w:type="dxa"/>
            <w:hideMark/>
          </w:tcPr>
          <w:p w14:paraId="42C38D39" w14:textId="77777777" w:rsidR="004531CA" w:rsidRPr="004921EB" w:rsidRDefault="004531CA" w:rsidP="004921EB">
            <w:pPr>
              <w:pStyle w:val="NormalIndent"/>
              <w:rPr>
                <w:ins w:id="706" w:author="Author"/>
                <w:color w:val="385623" w:themeColor="accent6" w:themeShade="80"/>
                <w:sz w:val="16"/>
                <w:szCs w:val="16"/>
              </w:rPr>
            </w:pPr>
            <w:ins w:id="707" w:author="Author">
              <w:r>
                <w:rPr>
                  <w:noProof/>
                  <w:lang w:val="en-IN" w:eastAsia="en-IN"/>
                </w:rPr>
                <w:drawing>
                  <wp:inline distT="0" distB="0" distL="0" distR="0" wp14:anchorId="0CFB7FD0" wp14:editId="276303FD">
                    <wp:extent cx="1232462" cy="561975"/>
                    <wp:effectExtent l="0" t="0" r="6350"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41911" cy="566284"/>
                            </a:xfrm>
                            <a:prstGeom prst="rect">
                              <a:avLst/>
                            </a:prstGeom>
                          </pic:spPr>
                        </pic:pic>
                      </a:graphicData>
                    </a:graphic>
                  </wp:inline>
                </w:drawing>
              </w:r>
            </w:ins>
          </w:p>
        </w:tc>
      </w:tr>
      <w:tr w:rsidR="004531CA" w:rsidRPr="00CA7B47" w14:paraId="20992873" w14:textId="77777777" w:rsidTr="004921EB">
        <w:trPr>
          <w:trHeight w:val="3000"/>
          <w:ins w:id="708" w:author="Author"/>
        </w:trPr>
        <w:tc>
          <w:tcPr>
            <w:tcW w:w="1605" w:type="dxa"/>
            <w:hideMark/>
          </w:tcPr>
          <w:p w14:paraId="1C33D79A" w14:textId="0F6F18F7" w:rsidR="004531CA" w:rsidRPr="004921EB" w:rsidRDefault="004531CA" w:rsidP="004921EB">
            <w:pPr>
              <w:pStyle w:val="NormalIndent"/>
              <w:ind w:left="0"/>
              <w:rPr>
                <w:ins w:id="709" w:author="Author"/>
                <w:sz w:val="16"/>
                <w:szCs w:val="16"/>
              </w:rPr>
            </w:pPr>
            <w:ins w:id="710" w:author="Author">
              <w:r w:rsidRPr="004921EB">
                <w:rPr>
                  <w:sz w:val="16"/>
                  <w:szCs w:val="16"/>
                </w:rPr>
                <w:t>C</w:t>
              </w:r>
              <w:r w:rsidRPr="004921EB">
                <w:rPr>
                  <w:sz w:val="16"/>
                  <w:szCs w:val="16"/>
                </w:rPr>
                <w:t>atenary</w:t>
              </w:r>
            </w:ins>
          </w:p>
        </w:tc>
        <w:tc>
          <w:tcPr>
            <w:tcW w:w="1367" w:type="dxa"/>
            <w:hideMark/>
          </w:tcPr>
          <w:p w14:paraId="0BE2FD8C" w14:textId="77777777" w:rsidR="004531CA" w:rsidRPr="004921EB" w:rsidRDefault="004531CA" w:rsidP="004921EB">
            <w:pPr>
              <w:pStyle w:val="NormalIndent"/>
              <w:ind w:left="0"/>
              <w:rPr>
                <w:ins w:id="711" w:author="Author"/>
                <w:sz w:val="16"/>
                <w:szCs w:val="16"/>
              </w:rPr>
            </w:pPr>
            <w:ins w:id="712" w:author="Author">
              <w:r w:rsidRPr="004921EB">
                <w:rPr>
                  <w:sz w:val="16"/>
                  <w:szCs w:val="16"/>
                </w:rPr>
                <w:t>catenaryRiser.py</w:t>
              </w:r>
            </w:ins>
          </w:p>
        </w:tc>
        <w:tc>
          <w:tcPr>
            <w:tcW w:w="2410" w:type="dxa"/>
            <w:hideMark/>
          </w:tcPr>
          <w:p w14:paraId="1E25AC18" w14:textId="77777777" w:rsidR="004531CA" w:rsidRPr="004921EB" w:rsidRDefault="004531CA" w:rsidP="004921EB">
            <w:pPr>
              <w:pStyle w:val="NormalIndent"/>
              <w:ind w:left="0"/>
              <w:rPr>
                <w:ins w:id="713" w:author="Author"/>
                <w:sz w:val="16"/>
                <w:szCs w:val="16"/>
              </w:rPr>
            </w:pPr>
            <w:ins w:id="714" w:author="Author">
              <w:r w:rsidRPr="004921EB">
                <w:rPr>
                  <w:sz w:val="16"/>
                  <w:szCs w:val="16"/>
                </w:rPr>
                <w:t>name:catenary</w:t>
              </w:r>
              <w:r w:rsidRPr="004921EB">
                <w:rPr>
                  <w:sz w:val="16"/>
                  <w:szCs w:val="16"/>
                </w:rPr>
                <w:br/>
                <w:t>channels:defaults</w:t>
              </w:r>
              <w:r w:rsidRPr="004921EB">
                <w:rPr>
                  <w:sz w:val="16"/>
                  <w:szCs w:val="16"/>
                </w:rPr>
                <w:br/>
                <w:t>dependencies:python=3.6,pyyaml,yaml</w:t>
              </w:r>
              <w:r w:rsidRPr="004921EB">
                <w:rPr>
                  <w:sz w:val="16"/>
                  <w:szCs w:val="16"/>
                </w:rPr>
                <w:br/>
                <w:t xml:space="preserve">  matplotlib,scipy,pandas, xlrd</w:t>
              </w:r>
              <w:r w:rsidRPr="004921EB">
                <w:rPr>
                  <w:sz w:val="16"/>
                  <w:szCs w:val="16"/>
                </w:rPr>
                <w:br/>
                <w:t xml:space="preserve">  pip:oyaml,imgkit</w:t>
              </w:r>
            </w:ins>
          </w:p>
        </w:tc>
        <w:tc>
          <w:tcPr>
            <w:tcW w:w="2497" w:type="dxa"/>
            <w:hideMark/>
          </w:tcPr>
          <w:p w14:paraId="2647CC18" w14:textId="77777777" w:rsidR="004531CA" w:rsidRPr="004921EB" w:rsidRDefault="004531CA" w:rsidP="004921EB">
            <w:pPr>
              <w:pStyle w:val="NormalIndent"/>
              <w:ind w:left="0"/>
              <w:rPr>
                <w:ins w:id="715" w:author="Author"/>
                <w:sz w:val="16"/>
                <w:szCs w:val="16"/>
              </w:rPr>
            </w:pPr>
            <w:ins w:id="716" w:author="Author">
              <w:r w:rsidRPr="004921EB">
                <w:rPr>
                  <w:sz w:val="16"/>
                  <w:szCs w:val="16"/>
                </w:rPr>
                <w:t xml:space="preserve">1)change directory = "F:\aceengineer\catenary                                           2)Run the program = "catenaryRiser.py" </w:t>
              </w:r>
            </w:ins>
          </w:p>
        </w:tc>
        <w:tc>
          <w:tcPr>
            <w:tcW w:w="2889" w:type="dxa"/>
            <w:hideMark/>
          </w:tcPr>
          <w:p w14:paraId="2B6D711D" w14:textId="77777777" w:rsidR="004531CA" w:rsidRPr="004921EB" w:rsidRDefault="004531CA" w:rsidP="004921EB">
            <w:pPr>
              <w:pStyle w:val="NormalIndent"/>
              <w:ind w:left="0"/>
              <w:rPr>
                <w:ins w:id="717" w:author="Author"/>
                <w:sz w:val="16"/>
                <w:szCs w:val="16"/>
              </w:rPr>
            </w:pPr>
            <w:ins w:id="718" w:author="Author">
              <w:r w:rsidRPr="00FC6D5A">
                <w:rPr>
                  <w:noProof/>
                  <w:sz w:val="16"/>
                  <w:szCs w:val="16"/>
                  <w:lang w:val="en-IN" w:eastAsia="en-IN"/>
                </w:rPr>
                <w:drawing>
                  <wp:inline distT="0" distB="0" distL="0" distR="0" wp14:anchorId="1C9CC7F2" wp14:editId="45AF49E2">
                    <wp:extent cx="1800000" cy="1145259"/>
                    <wp:effectExtent l="0" t="0" r="0" b="0"/>
                    <wp:docPr id="63" name="Picture 63" descr="C:\Users\AceEngineer-002\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Engineer-002\Desktop\a.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00000" cy="1145259"/>
                            </a:xfrm>
                            <a:prstGeom prst="rect">
                              <a:avLst/>
                            </a:prstGeom>
                            <a:noFill/>
                            <a:ln>
                              <a:noFill/>
                            </a:ln>
                          </pic:spPr>
                        </pic:pic>
                      </a:graphicData>
                    </a:graphic>
                  </wp:inline>
                </w:drawing>
              </w:r>
            </w:ins>
          </w:p>
        </w:tc>
      </w:tr>
      <w:tr w:rsidR="004531CA" w:rsidRPr="00CA7B47" w14:paraId="2C5D693B" w14:textId="77777777" w:rsidTr="004921EB">
        <w:trPr>
          <w:trHeight w:val="3000"/>
          <w:ins w:id="719" w:author="Author"/>
        </w:trPr>
        <w:tc>
          <w:tcPr>
            <w:tcW w:w="1605" w:type="dxa"/>
            <w:hideMark/>
          </w:tcPr>
          <w:p w14:paraId="2EB17F1F" w14:textId="77777777" w:rsidR="004531CA" w:rsidRPr="004921EB" w:rsidRDefault="004531CA" w:rsidP="004921EB">
            <w:pPr>
              <w:pStyle w:val="NormalIndent"/>
              <w:ind w:left="0"/>
              <w:rPr>
                <w:ins w:id="720" w:author="Author"/>
                <w:sz w:val="16"/>
                <w:szCs w:val="16"/>
              </w:rPr>
            </w:pPr>
            <w:ins w:id="721" w:author="Author">
              <w:r w:rsidRPr="004921EB">
                <w:rPr>
                  <w:sz w:val="16"/>
                  <w:szCs w:val="16"/>
                </w:rPr>
                <w:t>DNV-OS-F101</w:t>
              </w:r>
            </w:ins>
          </w:p>
        </w:tc>
        <w:tc>
          <w:tcPr>
            <w:tcW w:w="1367" w:type="dxa"/>
            <w:hideMark/>
          </w:tcPr>
          <w:p w14:paraId="6A669CB4" w14:textId="77777777" w:rsidR="004531CA" w:rsidRPr="004921EB" w:rsidRDefault="004531CA" w:rsidP="004921EB">
            <w:pPr>
              <w:pStyle w:val="NormalIndent"/>
              <w:ind w:left="0"/>
              <w:rPr>
                <w:ins w:id="722" w:author="Author"/>
                <w:sz w:val="16"/>
                <w:szCs w:val="16"/>
              </w:rPr>
            </w:pPr>
            <w:ins w:id="723" w:author="Author">
              <w:r w:rsidRPr="004921EB">
                <w:rPr>
                  <w:sz w:val="16"/>
                  <w:szCs w:val="16"/>
                </w:rPr>
                <w:t>DNVOSF101Analysis.py</w:t>
              </w:r>
            </w:ins>
          </w:p>
        </w:tc>
        <w:tc>
          <w:tcPr>
            <w:tcW w:w="2410" w:type="dxa"/>
            <w:hideMark/>
          </w:tcPr>
          <w:p w14:paraId="7D969A6D" w14:textId="77777777" w:rsidR="004531CA" w:rsidRPr="004921EB" w:rsidRDefault="004531CA" w:rsidP="004921EB">
            <w:pPr>
              <w:pStyle w:val="NormalIndent"/>
              <w:ind w:left="0"/>
              <w:rPr>
                <w:ins w:id="724" w:author="Author"/>
                <w:sz w:val="16"/>
                <w:szCs w:val="16"/>
              </w:rPr>
            </w:pPr>
            <w:ins w:id="725" w:author="Author">
              <w:r w:rsidRPr="004921EB">
                <w:rPr>
                  <w:sz w:val="16"/>
                  <w:szCs w:val="16"/>
                </w:rPr>
                <w:t>SET py_environment=PipeCapacity_env,</w:t>
              </w:r>
              <w:r w:rsidRPr="004921EB">
                <w:rPr>
                  <w:sz w:val="16"/>
                  <w:szCs w:val="16"/>
                </w:rPr>
                <w:br/>
                <w:t>CALL conda create -n %py_environment% python=3.5</w:t>
              </w:r>
              <w:r w:rsidRPr="004921EB">
                <w:rPr>
                  <w:sz w:val="16"/>
                  <w:szCs w:val="16"/>
                </w:rPr>
                <w:br/>
                <w:t>CALL activate %py_environment%</w:t>
              </w:r>
            </w:ins>
          </w:p>
        </w:tc>
        <w:tc>
          <w:tcPr>
            <w:tcW w:w="2497" w:type="dxa"/>
            <w:hideMark/>
          </w:tcPr>
          <w:p w14:paraId="15AF3D2A" w14:textId="77777777" w:rsidR="004531CA" w:rsidRPr="004921EB" w:rsidRDefault="004531CA" w:rsidP="004921EB">
            <w:pPr>
              <w:pStyle w:val="NormalIndent"/>
              <w:ind w:left="0"/>
              <w:rPr>
                <w:ins w:id="726" w:author="Author"/>
                <w:sz w:val="16"/>
                <w:szCs w:val="16"/>
              </w:rPr>
            </w:pPr>
            <w:ins w:id="727" w:author="Author">
              <w:r w:rsidRPr="004921EB">
                <w:rPr>
                  <w:sz w:val="16"/>
                  <w:szCs w:val="16"/>
                </w:rPr>
                <w:t xml:space="preserve">1)change directory = "F:\aceengineer\DNV-OS-F101                                           2)Run the program = "DNVOSF101Analysis.py" </w:t>
              </w:r>
            </w:ins>
          </w:p>
        </w:tc>
        <w:tc>
          <w:tcPr>
            <w:tcW w:w="2889" w:type="dxa"/>
            <w:hideMark/>
          </w:tcPr>
          <w:p w14:paraId="7ECA2795" w14:textId="77777777" w:rsidR="004531CA" w:rsidRPr="004921EB" w:rsidRDefault="004531CA" w:rsidP="004921EB">
            <w:pPr>
              <w:pStyle w:val="NormalIndent"/>
              <w:ind w:left="0"/>
              <w:rPr>
                <w:ins w:id="728" w:author="Author"/>
                <w:sz w:val="16"/>
                <w:szCs w:val="16"/>
              </w:rPr>
            </w:pPr>
            <w:ins w:id="729" w:author="Author">
              <w:r>
                <w:rPr>
                  <w:noProof/>
                  <w:lang w:val="en-IN" w:eastAsia="en-IN"/>
                </w:rPr>
                <w:drawing>
                  <wp:inline distT="0" distB="0" distL="0" distR="0" wp14:anchorId="70B23B11" wp14:editId="0090DE76">
                    <wp:extent cx="1697355" cy="536575"/>
                    <wp:effectExtent l="0" t="0" r="0" b="0"/>
                    <wp:docPr id="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97355" cy="536575"/>
                            </a:xfrm>
                            <a:prstGeom prst="rect">
                              <a:avLst/>
                            </a:prstGeom>
                          </pic:spPr>
                        </pic:pic>
                      </a:graphicData>
                    </a:graphic>
                  </wp:inline>
                </w:drawing>
              </w:r>
            </w:ins>
          </w:p>
        </w:tc>
      </w:tr>
      <w:tr w:rsidR="004531CA" w:rsidRPr="00CA7B47" w14:paraId="06A919FC" w14:textId="77777777" w:rsidTr="004921EB">
        <w:trPr>
          <w:trHeight w:val="2113"/>
          <w:ins w:id="730" w:author="Author"/>
        </w:trPr>
        <w:tc>
          <w:tcPr>
            <w:tcW w:w="1605" w:type="dxa"/>
            <w:hideMark/>
          </w:tcPr>
          <w:p w14:paraId="169AB7B4" w14:textId="77777777" w:rsidR="004531CA" w:rsidRPr="004921EB" w:rsidRDefault="004531CA" w:rsidP="004921EB">
            <w:pPr>
              <w:pStyle w:val="NormalIndent"/>
              <w:ind w:left="0"/>
              <w:rPr>
                <w:ins w:id="731" w:author="Author"/>
                <w:sz w:val="16"/>
                <w:szCs w:val="16"/>
              </w:rPr>
            </w:pPr>
            <w:ins w:id="732" w:author="Author">
              <w:r w:rsidRPr="004921EB">
                <w:rPr>
                  <w:sz w:val="16"/>
                  <w:szCs w:val="16"/>
                </w:rPr>
                <w:t>OrcaFlex-Post</w:t>
              </w:r>
            </w:ins>
          </w:p>
        </w:tc>
        <w:tc>
          <w:tcPr>
            <w:tcW w:w="1367" w:type="dxa"/>
            <w:hideMark/>
          </w:tcPr>
          <w:p w14:paraId="488641DE" w14:textId="77777777" w:rsidR="004531CA" w:rsidRPr="004921EB" w:rsidRDefault="004531CA" w:rsidP="004921EB">
            <w:pPr>
              <w:pStyle w:val="NormalIndent"/>
              <w:ind w:left="0"/>
              <w:rPr>
                <w:ins w:id="733" w:author="Author"/>
                <w:sz w:val="16"/>
                <w:szCs w:val="16"/>
              </w:rPr>
            </w:pPr>
            <w:ins w:id="734" w:author="Author">
              <w:r w:rsidRPr="004921EB">
                <w:rPr>
                  <w:sz w:val="16"/>
                  <w:szCs w:val="16"/>
                </w:rPr>
                <w:t>OrcaFlexAnalysis.py</w:t>
              </w:r>
            </w:ins>
          </w:p>
        </w:tc>
        <w:tc>
          <w:tcPr>
            <w:tcW w:w="2410" w:type="dxa"/>
            <w:hideMark/>
          </w:tcPr>
          <w:p w14:paraId="6199B471" w14:textId="77777777" w:rsidR="004531CA" w:rsidRPr="004921EB" w:rsidRDefault="004531CA" w:rsidP="004921EB">
            <w:pPr>
              <w:pStyle w:val="NormalIndent"/>
              <w:ind w:left="0"/>
              <w:rPr>
                <w:ins w:id="735" w:author="Author"/>
                <w:sz w:val="16"/>
                <w:szCs w:val="16"/>
              </w:rPr>
            </w:pPr>
            <w:ins w:id="736" w:author="Author">
              <w:r w:rsidRPr="004921EB">
                <w:rPr>
                  <w:sz w:val="16"/>
                  <w:szCs w:val="16"/>
                </w:rPr>
                <w:t>name:OrcaFlex</w:t>
              </w:r>
              <w:r w:rsidRPr="004921EB">
                <w:rPr>
                  <w:sz w:val="16"/>
                  <w:szCs w:val="16"/>
                </w:rPr>
                <w:br/>
                <w:t>channels:defaults</w:t>
              </w:r>
              <w:r w:rsidRPr="004921EB">
                <w:rPr>
                  <w:sz w:val="16"/>
                  <w:szCs w:val="16"/>
                </w:rPr>
                <w:br/>
                <w:t>dependencies: python=3.6, pyyaml,yaml</w:t>
              </w:r>
              <w:r w:rsidRPr="004921EB">
                <w:rPr>
                  <w:sz w:val="16"/>
                  <w:szCs w:val="16"/>
                </w:rPr>
                <w:br/>
                <w:t xml:space="preserve">  oyaml, matplotlib,scipy, pandas</w:t>
              </w:r>
              <w:r w:rsidRPr="004921EB">
                <w:rPr>
                  <w:sz w:val="16"/>
                  <w:szCs w:val="16"/>
                </w:rPr>
                <w:br/>
                <w:t xml:space="preserve">  numpy</w:t>
              </w:r>
            </w:ins>
          </w:p>
        </w:tc>
        <w:tc>
          <w:tcPr>
            <w:tcW w:w="2497" w:type="dxa"/>
            <w:hideMark/>
          </w:tcPr>
          <w:p w14:paraId="60AC483D" w14:textId="77777777" w:rsidR="004531CA" w:rsidRPr="004921EB" w:rsidRDefault="004531CA" w:rsidP="004921EB">
            <w:pPr>
              <w:pStyle w:val="NormalIndent"/>
              <w:ind w:left="0"/>
              <w:rPr>
                <w:ins w:id="737" w:author="Author"/>
                <w:sz w:val="16"/>
                <w:szCs w:val="16"/>
              </w:rPr>
            </w:pPr>
            <w:ins w:id="738" w:author="Author">
              <w:r w:rsidRPr="004921EB">
                <w:rPr>
                  <w:sz w:val="16"/>
                  <w:szCs w:val="16"/>
                </w:rPr>
                <w:t xml:space="preserve">1)change directory = "F:\aceengineer\OrcaFlex-Post                                           2)Run the program = "OrcaFlexAnalysis.py" </w:t>
              </w:r>
            </w:ins>
          </w:p>
        </w:tc>
        <w:tc>
          <w:tcPr>
            <w:tcW w:w="2889" w:type="dxa"/>
            <w:hideMark/>
          </w:tcPr>
          <w:p w14:paraId="4C5C294C" w14:textId="77777777" w:rsidR="004531CA" w:rsidRPr="004921EB" w:rsidRDefault="004531CA" w:rsidP="004921EB">
            <w:pPr>
              <w:pStyle w:val="NormalIndent"/>
              <w:ind w:left="0"/>
              <w:rPr>
                <w:ins w:id="739" w:author="Author"/>
                <w:color w:val="385623" w:themeColor="accent6" w:themeShade="80"/>
                <w:sz w:val="16"/>
                <w:szCs w:val="16"/>
              </w:rPr>
            </w:pPr>
            <w:ins w:id="740" w:author="Author">
              <w:r>
                <w:rPr>
                  <w:color w:val="385623" w:themeColor="accent6" w:themeShade="80"/>
                  <w:sz w:val="16"/>
                  <w:szCs w:val="16"/>
                </w:rPr>
                <w:t xml:space="preserve">            </w:t>
              </w:r>
              <w:r w:rsidRPr="005D5AEB">
                <w:rPr>
                  <w:noProof/>
                  <w:color w:val="385623" w:themeColor="accent6" w:themeShade="80"/>
                  <w:sz w:val="16"/>
                  <w:szCs w:val="16"/>
                  <w:lang w:val="en-IN" w:eastAsia="en-IN"/>
                </w:rPr>
                <w:drawing>
                  <wp:inline distT="0" distB="0" distL="0" distR="0" wp14:anchorId="50B2FBE7" wp14:editId="7D76BF1B">
                    <wp:extent cx="1800000" cy="473761"/>
                    <wp:effectExtent l="0" t="0" r="0" b="2540"/>
                    <wp:docPr id="69" name="Picture 69" descr="C:\Users\AceEngineer-002\Desktop\Cap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Engineer-002\Desktop\Capre.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00000" cy="473761"/>
                            </a:xfrm>
                            <a:prstGeom prst="rect">
                              <a:avLst/>
                            </a:prstGeom>
                            <a:noFill/>
                            <a:ln>
                              <a:noFill/>
                            </a:ln>
                          </pic:spPr>
                        </pic:pic>
                      </a:graphicData>
                    </a:graphic>
                  </wp:inline>
                </w:drawing>
              </w:r>
              <w:r w:rsidRPr="005D5AEB" w:rsidDel="002F1CDA">
                <w:rPr>
                  <w:color w:val="385623" w:themeColor="accent6" w:themeShade="80"/>
                  <w:sz w:val="16"/>
                  <w:szCs w:val="16"/>
                </w:rPr>
                <w:t xml:space="preserve"> </w:t>
              </w:r>
            </w:ins>
          </w:p>
        </w:tc>
      </w:tr>
      <w:tr w:rsidR="004531CA" w:rsidRPr="00CA7B47" w14:paraId="73F0C3C3" w14:textId="77777777" w:rsidTr="004921EB">
        <w:trPr>
          <w:trHeight w:val="1274"/>
          <w:ins w:id="741" w:author="Author"/>
        </w:trPr>
        <w:tc>
          <w:tcPr>
            <w:tcW w:w="1605" w:type="dxa"/>
            <w:hideMark/>
          </w:tcPr>
          <w:p w14:paraId="20569611" w14:textId="77777777" w:rsidR="004531CA" w:rsidRPr="004921EB" w:rsidRDefault="004531CA" w:rsidP="004921EB">
            <w:pPr>
              <w:pStyle w:val="NormalIndent"/>
              <w:ind w:left="0"/>
              <w:rPr>
                <w:ins w:id="742" w:author="Author"/>
                <w:sz w:val="16"/>
                <w:szCs w:val="16"/>
              </w:rPr>
            </w:pPr>
            <w:ins w:id="743" w:author="Author">
              <w:r w:rsidRPr="004921EB">
                <w:rPr>
                  <w:sz w:val="16"/>
                  <w:szCs w:val="16"/>
                </w:rPr>
                <w:t>pipeOvality</w:t>
              </w:r>
            </w:ins>
          </w:p>
        </w:tc>
        <w:tc>
          <w:tcPr>
            <w:tcW w:w="1367" w:type="dxa"/>
            <w:hideMark/>
          </w:tcPr>
          <w:p w14:paraId="34C7C286" w14:textId="77777777" w:rsidR="004531CA" w:rsidRPr="004921EB" w:rsidRDefault="004531CA" w:rsidP="004921EB">
            <w:pPr>
              <w:pStyle w:val="NormalIndent"/>
              <w:ind w:left="0"/>
              <w:rPr>
                <w:ins w:id="744" w:author="Author"/>
                <w:sz w:val="16"/>
                <w:szCs w:val="16"/>
              </w:rPr>
            </w:pPr>
            <w:ins w:id="745" w:author="Author">
              <w:r w:rsidRPr="004921EB">
                <w:rPr>
                  <w:sz w:val="16"/>
                  <w:szCs w:val="16"/>
                </w:rPr>
                <w:t>Ovality Formula File.py</w:t>
              </w:r>
            </w:ins>
          </w:p>
        </w:tc>
        <w:tc>
          <w:tcPr>
            <w:tcW w:w="2410" w:type="dxa"/>
            <w:hideMark/>
          </w:tcPr>
          <w:p w14:paraId="6E7E58EE" w14:textId="77777777" w:rsidR="004531CA" w:rsidRPr="004921EB" w:rsidRDefault="004531CA" w:rsidP="004921EB">
            <w:pPr>
              <w:pStyle w:val="NormalIndent"/>
              <w:rPr>
                <w:ins w:id="746" w:author="Author"/>
                <w:sz w:val="16"/>
                <w:szCs w:val="16"/>
              </w:rPr>
            </w:pPr>
            <w:ins w:id="747" w:author="Author">
              <w:r w:rsidRPr="004921EB">
                <w:rPr>
                  <w:sz w:val="16"/>
                  <w:szCs w:val="16"/>
                </w:rPr>
                <w:t>no env</w:t>
              </w:r>
            </w:ins>
          </w:p>
        </w:tc>
        <w:tc>
          <w:tcPr>
            <w:tcW w:w="2497" w:type="dxa"/>
            <w:hideMark/>
          </w:tcPr>
          <w:p w14:paraId="0026A2E4" w14:textId="77777777" w:rsidR="004531CA" w:rsidRPr="004921EB" w:rsidRDefault="004531CA" w:rsidP="004921EB">
            <w:pPr>
              <w:pStyle w:val="NormalIndent"/>
              <w:ind w:left="0"/>
              <w:rPr>
                <w:ins w:id="748" w:author="Author"/>
                <w:sz w:val="16"/>
                <w:szCs w:val="16"/>
              </w:rPr>
            </w:pPr>
            <w:ins w:id="749" w:author="Author">
              <w:r w:rsidRPr="004921EB">
                <w:rPr>
                  <w:sz w:val="16"/>
                  <w:szCs w:val="16"/>
                </w:rPr>
                <w:t>1)change directory = "F:\aceengineer\pipeOvality</w:t>
              </w:r>
              <w:r>
                <w:rPr>
                  <w:sz w:val="16"/>
                  <w:szCs w:val="16"/>
                </w:rPr>
                <w:t>”</w:t>
              </w:r>
              <w:r w:rsidRPr="004921EB">
                <w:rPr>
                  <w:sz w:val="16"/>
                  <w:szCs w:val="16"/>
                </w:rPr>
                <w:t xml:space="preserve">                                          2)Run the program = "Ovality Formula File.py" </w:t>
              </w:r>
            </w:ins>
          </w:p>
        </w:tc>
        <w:tc>
          <w:tcPr>
            <w:tcW w:w="2889" w:type="dxa"/>
            <w:hideMark/>
          </w:tcPr>
          <w:p w14:paraId="6543C531" w14:textId="77777777" w:rsidR="004531CA" w:rsidRPr="004921EB" w:rsidRDefault="004531CA" w:rsidP="004921EB">
            <w:pPr>
              <w:pStyle w:val="NormalIndent"/>
              <w:rPr>
                <w:ins w:id="750" w:author="Author"/>
                <w:color w:val="385623" w:themeColor="accent6" w:themeShade="80"/>
                <w:sz w:val="16"/>
                <w:szCs w:val="16"/>
              </w:rPr>
            </w:pPr>
            <w:ins w:id="751" w:author="Author">
              <w:r>
                <w:rPr>
                  <w:noProof/>
                  <w:lang w:val="en-IN" w:eastAsia="en-IN"/>
                </w:rPr>
                <w:drawing>
                  <wp:inline distT="0" distB="0" distL="0" distR="0" wp14:anchorId="4F8E7395" wp14:editId="26F4EFE0">
                    <wp:extent cx="1697355" cy="511175"/>
                    <wp:effectExtent l="0" t="0" r="0" b="3175"/>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97355" cy="511175"/>
                            </a:xfrm>
                            <a:prstGeom prst="rect">
                              <a:avLst/>
                            </a:prstGeom>
                          </pic:spPr>
                        </pic:pic>
                      </a:graphicData>
                    </a:graphic>
                  </wp:inline>
                </w:drawing>
              </w:r>
            </w:ins>
          </w:p>
        </w:tc>
      </w:tr>
      <w:tr w:rsidR="004531CA" w:rsidRPr="00CA7B47" w14:paraId="7BF85AA1" w14:textId="77777777" w:rsidTr="004921EB">
        <w:trPr>
          <w:trHeight w:val="1617"/>
          <w:ins w:id="752" w:author="Author"/>
        </w:trPr>
        <w:tc>
          <w:tcPr>
            <w:tcW w:w="1605" w:type="dxa"/>
            <w:hideMark/>
          </w:tcPr>
          <w:p w14:paraId="76930BB1" w14:textId="77777777" w:rsidR="004531CA" w:rsidRPr="004921EB" w:rsidRDefault="004531CA" w:rsidP="004921EB">
            <w:pPr>
              <w:pStyle w:val="NormalIndent"/>
              <w:ind w:left="0"/>
              <w:rPr>
                <w:ins w:id="753" w:author="Author"/>
                <w:sz w:val="16"/>
                <w:szCs w:val="16"/>
              </w:rPr>
            </w:pPr>
            <w:ins w:id="754" w:author="Author">
              <w:r w:rsidRPr="004921EB">
                <w:rPr>
                  <w:sz w:val="16"/>
                  <w:szCs w:val="16"/>
                </w:rPr>
                <w:lastRenderedPageBreak/>
                <w:t>taperDesign</w:t>
              </w:r>
            </w:ins>
          </w:p>
        </w:tc>
        <w:tc>
          <w:tcPr>
            <w:tcW w:w="1367" w:type="dxa"/>
            <w:hideMark/>
          </w:tcPr>
          <w:p w14:paraId="02348F3F" w14:textId="77777777" w:rsidR="004531CA" w:rsidRPr="004921EB" w:rsidRDefault="004531CA" w:rsidP="004921EB">
            <w:pPr>
              <w:pStyle w:val="NormalIndent"/>
              <w:ind w:left="0"/>
              <w:rPr>
                <w:ins w:id="755" w:author="Author"/>
                <w:sz w:val="16"/>
                <w:szCs w:val="16"/>
              </w:rPr>
            </w:pPr>
            <w:ins w:id="756" w:author="Author">
              <w:r w:rsidRPr="004921EB">
                <w:rPr>
                  <w:sz w:val="16"/>
                  <w:szCs w:val="16"/>
                </w:rPr>
                <w:t>taperDesign.py</w:t>
              </w:r>
            </w:ins>
          </w:p>
        </w:tc>
        <w:tc>
          <w:tcPr>
            <w:tcW w:w="2410" w:type="dxa"/>
            <w:hideMark/>
          </w:tcPr>
          <w:p w14:paraId="356826CC" w14:textId="77777777" w:rsidR="004531CA" w:rsidRPr="004921EB" w:rsidRDefault="004531CA" w:rsidP="004921EB">
            <w:pPr>
              <w:pStyle w:val="NormalIndent"/>
              <w:rPr>
                <w:ins w:id="757" w:author="Author"/>
                <w:sz w:val="16"/>
                <w:szCs w:val="16"/>
              </w:rPr>
            </w:pPr>
            <w:ins w:id="758" w:author="Author">
              <w:r w:rsidRPr="004921EB">
                <w:rPr>
                  <w:sz w:val="16"/>
                  <w:szCs w:val="16"/>
                </w:rPr>
                <w:t>no env</w:t>
              </w:r>
            </w:ins>
          </w:p>
        </w:tc>
        <w:tc>
          <w:tcPr>
            <w:tcW w:w="2497" w:type="dxa"/>
            <w:hideMark/>
          </w:tcPr>
          <w:p w14:paraId="77A541D1" w14:textId="77777777" w:rsidR="004531CA" w:rsidRPr="004921EB" w:rsidRDefault="004531CA" w:rsidP="004921EB">
            <w:pPr>
              <w:pStyle w:val="NormalIndent"/>
              <w:ind w:left="0"/>
              <w:rPr>
                <w:ins w:id="759" w:author="Author"/>
                <w:sz w:val="16"/>
                <w:szCs w:val="16"/>
              </w:rPr>
            </w:pPr>
            <w:ins w:id="760" w:author="Author">
              <w:r w:rsidRPr="004921EB">
                <w:rPr>
                  <w:sz w:val="16"/>
                  <w:szCs w:val="16"/>
                </w:rPr>
                <w:t>1)change directory = "F:\aceengineer\taperDesign</w:t>
              </w:r>
              <w:r>
                <w:rPr>
                  <w:sz w:val="16"/>
                  <w:szCs w:val="16"/>
                </w:rPr>
                <w:t>”</w:t>
              </w:r>
              <w:r w:rsidRPr="004921EB">
                <w:rPr>
                  <w:sz w:val="16"/>
                  <w:szCs w:val="16"/>
                </w:rPr>
                <w:t xml:space="preserve">                                          2)Run the program = "taperDesign.py" </w:t>
              </w:r>
            </w:ins>
          </w:p>
        </w:tc>
        <w:tc>
          <w:tcPr>
            <w:tcW w:w="2889" w:type="dxa"/>
            <w:hideMark/>
          </w:tcPr>
          <w:p w14:paraId="19DADA60" w14:textId="77777777" w:rsidR="004531CA" w:rsidRPr="004921EB" w:rsidRDefault="004531CA" w:rsidP="004921EB">
            <w:pPr>
              <w:pStyle w:val="NormalIndent"/>
              <w:rPr>
                <w:ins w:id="761" w:author="Author"/>
                <w:color w:val="385623" w:themeColor="accent6" w:themeShade="80"/>
                <w:sz w:val="16"/>
                <w:szCs w:val="16"/>
              </w:rPr>
            </w:pPr>
            <w:ins w:id="762" w:author="Author">
              <w:r>
                <w:rPr>
                  <w:noProof/>
                  <w:lang w:val="en-IN" w:eastAsia="en-IN"/>
                </w:rPr>
                <w:drawing>
                  <wp:inline distT="0" distB="0" distL="0" distR="0" wp14:anchorId="1DA32890" wp14:editId="1757DB08">
                    <wp:extent cx="1242391" cy="549649"/>
                    <wp:effectExtent l="0" t="0" r="0" b="3175"/>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49939" cy="552988"/>
                            </a:xfrm>
                            <a:prstGeom prst="rect">
                              <a:avLst/>
                            </a:prstGeom>
                          </pic:spPr>
                        </pic:pic>
                      </a:graphicData>
                    </a:graphic>
                  </wp:inline>
                </w:drawing>
              </w:r>
            </w:ins>
          </w:p>
        </w:tc>
      </w:tr>
    </w:tbl>
    <w:p w14:paraId="51842B0C" w14:textId="77777777" w:rsidR="008424BB" w:rsidRPr="008424BB" w:rsidRDefault="008424BB" w:rsidP="008424BB">
      <w:pPr>
        <w:pStyle w:val="NormalIndent"/>
      </w:pPr>
    </w:p>
    <w:p w14:paraId="29A90F8F" w14:textId="77777777" w:rsidR="001C09F0" w:rsidRPr="001C09F0" w:rsidRDefault="001C09F0" w:rsidP="001C09F0">
      <w:pPr>
        <w:pStyle w:val="NormalIndent"/>
      </w:pPr>
    </w:p>
    <w:p w14:paraId="408AD56C" w14:textId="77777777" w:rsidR="00CC3CA5" w:rsidRDefault="00CC3CA5" w:rsidP="00CC3CA5">
      <w:pPr>
        <w:pStyle w:val="NormalIndent"/>
        <w:ind w:left="720"/>
      </w:pPr>
    </w:p>
    <w:p w14:paraId="292A7012" w14:textId="77777777" w:rsidR="00CC3CA5" w:rsidRDefault="00CC3CA5" w:rsidP="00CC3CA5">
      <w:pPr>
        <w:pStyle w:val="Heading8"/>
      </w:pPr>
      <w:bookmarkStart w:id="763" w:name="_Toc524525638"/>
      <w:r>
        <w:t>Calculation Errors</w:t>
      </w:r>
      <w:bookmarkEnd w:id="763"/>
    </w:p>
    <w:p w14:paraId="5C1A223A" w14:textId="77777777" w:rsidR="00CC3CA5" w:rsidRDefault="00CC3CA5" w:rsidP="00CC3CA5">
      <w:pPr>
        <w:pStyle w:val="NormalIndent"/>
        <w:ind w:left="720"/>
      </w:pPr>
    </w:p>
    <w:p w14:paraId="719FF40B" w14:textId="77777777" w:rsidR="00CC3CA5" w:rsidRDefault="00CC3CA5" w:rsidP="00CC3CA5">
      <w:pPr>
        <w:pStyle w:val="NormalIndent"/>
        <w:ind w:left="720"/>
      </w:pPr>
      <w:r>
        <w:t>The typical errors encountered while running the calculation program are given in this section.</w:t>
      </w:r>
    </w:p>
    <w:p w14:paraId="20623632" w14:textId="77777777" w:rsidR="00CC3CA5" w:rsidRDefault="00CC3CA5" w:rsidP="00CC3CA5">
      <w:pPr>
        <w:pStyle w:val="NormalIndent"/>
        <w:ind w:left="720"/>
      </w:pPr>
    </w:p>
    <w:p w14:paraId="72C5DABA" w14:textId="77777777" w:rsidR="00CC3CA5" w:rsidRDefault="00CC3CA5" w:rsidP="00CC3CA5">
      <w:pPr>
        <w:pStyle w:val="NormalIndent"/>
        <w:ind w:left="720"/>
      </w:pPr>
    </w:p>
    <w:p w14:paraId="2B65051D" w14:textId="77777777" w:rsidR="00CC3CA5" w:rsidRDefault="00CC3CA5" w:rsidP="00CC3CA5">
      <w:pPr>
        <w:pStyle w:val="NormalIndent"/>
        <w:ind w:left="720"/>
      </w:pPr>
    </w:p>
    <w:p w14:paraId="4EB32FB9" w14:textId="77777777" w:rsidR="004249FD" w:rsidRDefault="004249FD" w:rsidP="00CC3CA5">
      <w:pPr>
        <w:pStyle w:val="NormalIndent"/>
        <w:ind w:left="720"/>
      </w:pPr>
    </w:p>
    <w:p w14:paraId="4C8882FC" w14:textId="77777777" w:rsidR="00CC3CA5" w:rsidRDefault="00CC3CA5" w:rsidP="00CC3CA5">
      <w:pPr>
        <w:pStyle w:val="Heading7"/>
      </w:pPr>
      <w:bookmarkStart w:id="764" w:name="_Toc524525639"/>
      <w:r>
        <w:t>-test cases.</w:t>
      </w:r>
      <w:bookmarkEnd w:id="764"/>
    </w:p>
    <w:p w14:paraId="2C15DB22" w14:textId="77777777" w:rsidR="00CC3CA5" w:rsidRDefault="00CC3CA5" w:rsidP="00CC3CA5">
      <w:pPr>
        <w:pStyle w:val="NormalIndent"/>
        <w:ind w:left="720"/>
      </w:pPr>
    </w:p>
    <w:p w14:paraId="5D847C2B" w14:textId="77777777" w:rsidR="00CC3CA5" w:rsidRDefault="00CC3CA5" w:rsidP="00CC3CA5">
      <w:pPr>
        <w:pStyle w:val="NormalIndent"/>
        <w:ind w:left="720"/>
      </w:pPr>
      <w:r w:rsidRPr="0004332C">
        <w:t>The program got to handle discontinuities as shown in figure below.</w:t>
      </w:r>
    </w:p>
    <w:p w14:paraId="3E9C6F23" w14:textId="77777777" w:rsidR="00CC3CA5" w:rsidRDefault="00CC3CA5" w:rsidP="00CC3CA5">
      <w:pPr>
        <w:pStyle w:val="NormalIndent"/>
        <w:ind w:left="720"/>
      </w:pPr>
    </w:p>
    <w:p w14:paraId="126072AD" w14:textId="77777777" w:rsidR="00CC3CA5" w:rsidRDefault="00CC3CA5" w:rsidP="00CC3CA5">
      <w:pPr>
        <w:pStyle w:val="NormalIndent"/>
        <w:ind w:left="720"/>
      </w:pPr>
    </w:p>
    <w:p w14:paraId="191C0BF9" w14:textId="3A72CAC9" w:rsidR="00CC3CA5" w:rsidRDefault="00984483" w:rsidP="00CC3CA5">
      <w:pPr>
        <w:pStyle w:val="NormalIndent"/>
        <w:ind w:left="720"/>
        <w:jc w:val="center"/>
      </w:pPr>
      <w:r>
        <w:rPr>
          <w:noProof/>
          <w:lang w:val="en-IN" w:eastAsia="en-IN"/>
        </w:rPr>
        <w:drawing>
          <wp:inline distT="0" distB="0" distL="0" distR="0" wp14:anchorId="1C774B3A" wp14:editId="0229681E">
            <wp:extent cx="5486411" cy="36576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nsion vs Moment.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640420FA" w14:textId="77777777" w:rsidR="00CC3CA5" w:rsidRDefault="00CC3CA5" w:rsidP="00CC3CA5">
      <w:pPr>
        <w:pStyle w:val="NormalIndent"/>
        <w:ind w:left="720"/>
      </w:pPr>
    </w:p>
    <w:p w14:paraId="0D7208A4" w14:textId="77777777" w:rsidR="00CC3CA5" w:rsidRDefault="00CC3CA5" w:rsidP="00CC3CA5">
      <w:pPr>
        <w:pStyle w:val="NormalIndent"/>
        <w:ind w:left="720"/>
      </w:pPr>
    </w:p>
    <w:p w14:paraId="6AC22BAE" w14:textId="77777777" w:rsidR="00CC3CA5" w:rsidRPr="00C1759A" w:rsidRDefault="00CC3CA5" w:rsidP="00CC3CA5">
      <w:pPr>
        <w:pStyle w:val="NormalIndent"/>
        <w:ind w:left="720"/>
      </w:pPr>
    </w:p>
    <w:p w14:paraId="3612A394" w14:textId="73F96A1A" w:rsidR="00CC3CA5" w:rsidRDefault="00420BA5" w:rsidP="00EF7D23">
      <w:pPr>
        <w:pStyle w:val="Caption"/>
      </w:pPr>
      <w:r>
        <w:t>Table</w:t>
      </w:r>
      <w:r w:rsidR="00EF7D23">
        <w:t xml:space="preserve"> </w:t>
      </w:r>
      <w:r>
        <w:fldChar w:fldCharType="begin"/>
      </w:r>
      <w:r>
        <w:instrText xml:space="preserve"> SEQ Table \* ARABIC </w:instrText>
      </w:r>
      <w:r>
        <w:fldChar w:fldCharType="separate"/>
      </w:r>
      <w:r w:rsidR="00632D50">
        <w:rPr>
          <w:noProof/>
        </w:rPr>
        <w:t>5</w:t>
      </w:r>
      <w:r>
        <w:fldChar w:fldCharType="end"/>
      </w:r>
      <w:r w:rsidR="00EF7D23">
        <w:t>.Test Cases.</w:t>
      </w:r>
    </w:p>
    <w:p w14:paraId="239ADC66" w14:textId="1BA96BC9" w:rsidR="00687F31" w:rsidRDefault="00D1410C" w:rsidP="00D1410C">
      <w:pPr>
        <w:pStyle w:val="Heading7"/>
      </w:pPr>
      <w:r>
        <w:t xml:space="preserve"> </w:t>
      </w:r>
      <w:bookmarkStart w:id="765" w:name="_Toc524525640"/>
      <w:r>
        <w:t>validation</w:t>
      </w:r>
      <w:bookmarkEnd w:id="765"/>
    </w:p>
    <w:p w14:paraId="7A61B2D1" w14:textId="77777777" w:rsidR="00D1410C" w:rsidRPr="00D1410C" w:rsidRDefault="00D1410C" w:rsidP="00D1410C">
      <w:pPr>
        <w:pStyle w:val="NormalIndent"/>
      </w:pPr>
    </w:p>
    <w:p w14:paraId="4D98CF9E" w14:textId="42D9E7DE" w:rsidR="00D1410C" w:rsidRPr="00D1410C" w:rsidRDefault="00D1410C" w:rsidP="00D1410C">
      <w:pPr>
        <w:pStyle w:val="NormalIndent"/>
      </w:pPr>
    </w:p>
    <w:sectPr w:rsidR="00D1410C" w:rsidRPr="00D1410C" w:rsidSect="00B61B5F">
      <w:headerReference w:type="default" r:id="rId78"/>
      <w:footerReference w:type="default" r:id="rId79"/>
      <w:pgSz w:w="12240" w:h="15840" w:code="1"/>
      <w:pgMar w:top="1138" w:right="1138" w:bottom="1138" w:left="1138" w:header="562" w:footer="461"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6" w:author="Author" w:initials="A">
    <w:p w14:paraId="3AA4D6E3" w14:textId="1A6398B3" w:rsidR="004531CA" w:rsidRDefault="004531CA" w:rsidP="004531CA">
      <w:pPr>
        <w:pStyle w:val="CommentText"/>
      </w:pPr>
      <w:r>
        <w:rPr>
          <w:rStyle w:val="CommentReference"/>
        </w:rPr>
        <w:annotationRef/>
      </w:r>
      <w:r>
        <w:t>Input file may be missing</w:t>
      </w:r>
    </w:p>
  </w:comment>
  <w:comment w:id="158" w:author="Author" w:initials="A">
    <w:p w14:paraId="06AAFA7B" w14:textId="477DA80D" w:rsidR="004531CA" w:rsidRDefault="004531CA" w:rsidP="004531CA">
      <w:pPr>
        <w:pStyle w:val="CommentText"/>
      </w:pPr>
      <w:r>
        <w:rPr>
          <w:rStyle w:val="CommentReference"/>
        </w:rPr>
        <w:annotationRef/>
      </w:r>
      <w:r>
        <w:t xml:space="preserve">Input should be checked. </w:t>
      </w:r>
    </w:p>
  </w:comment>
  <w:comment w:id="232" w:author="Author" w:initials="A">
    <w:p w14:paraId="79E5DCB2" w14:textId="6C3719EF" w:rsidR="004531CA" w:rsidRDefault="004531CA" w:rsidP="004531CA">
      <w:pPr>
        <w:pStyle w:val="CommentText"/>
      </w:pPr>
      <w:r>
        <w:rPr>
          <w:rStyle w:val="CommentReference"/>
        </w:rPr>
        <w:annotationRef/>
      </w:r>
      <w:r>
        <w:t>File reference should be checked?</w:t>
      </w:r>
    </w:p>
  </w:comment>
  <w:comment w:id="282" w:author="Author" w:initials="A">
    <w:p w14:paraId="18EAD2EC" w14:textId="71A0C78A" w:rsidR="004531CA" w:rsidRDefault="004531CA" w:rsidP="004531CA">
      <w:pPr>
        <w:pStyle w:val="CommentText"/>
      </w:pPr>
      <w:r>
        <w:rPr>
          <w:rStyle w:val="CommentReference"/>
        </w:rPr>
        <w:annotationRef/>
      </w:r>
      <w:r>
        <w:t xml:space="preserve">Input file should be checked if it exists. Please check path. </w:t>
      </w:r>
    </w:p>
  </w:comment>
  <w:comment w:id="435" w:author="Author" w:initials="A">
    <w:p w14:paraId="4013F5BD" w14:textId="21F5CF83" w:rsidR="004531CA" w:rsidRDefault="004531CA" w:rsidP="004531CA">
      <w:pPr>
        <w:pStyle w:val="CommentText"/>
      </w:pPr>
      <w:r>
        <w:rPr>
          <w:rStyle w:val="CommentReference"/>
        </w:rPr>
        <w:annotationRef/>
      </w:r>
      <w:r>
        <w:t>How about running with custom.yml</w:t>
      </w:r>
    </w:p>
  </w:comment>
  <w:comment w:id="592" w:author="Author" w:initials="A">
    <w:p w14:paraId="207A76A8" w14:textId="77777777" w:rsidR="004531CA" w:rsidRDefault="004531CA" w:rsidP="004531CA">
      <w:pPr>
        <w:pStyle w:val="CommentText"/>
      </w:pPr>
      <w:r>
        <w:rPr>
          <w:rStyle w:val="CommentReference"/>
        </w:rPr>
        <w:annotationRef/>
      </w:r>
      <w:r>
        <w:t xml:space="preserve">Input should be checked.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A4D6E3" w15:done="0"/>
  <w15:commentEx w15:paraId="06AAFA7B" w15:done="0"/>
  <w15:commentEx w15:paraId="79E5DCB2" w15:done="0"/>
  <w15:commentEx w15:paraId="18EAD2EC" w15:done="0"/>
  <w15:commentEx w15:paraId="4013F5BD" w15:done="0"/>
  <w15:commentEx w15:paraId="207A76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9C633" w14:textId="77777777" w:rsidR="008E18CA" w:rsidRDefault="008E18CA">
      <w:r>
        <w:separator/>
      </w:r>
    </w:p>
  </w:endnote>
  <w:endnote w:type="continuationSeparator" w:id="0">
    <w:p w14:paraId="791AA9A3" w14:textId="77777777" w:rsidR="008E18CA" w:rsidRDefault="008E1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TimesNewRomanPS-Italic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D4493" w14:textId="77777777" w:rsidR="00EA3EBB" w:rsidRPr="009A6042" w:rsidRDefault="00EA3EBB"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4531CA">
      <w:rPr>
        <w:noProof/>
      </w:rPr>
      <w:t>2</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4531CA">
      <w:rPr>
        <w:noProof/>
      </w:rPr>
      <w:t>45</w:t>
    </w:r>
    <w:r>
      <w:rPr>
        <w:noProof/>
      </w:rPr>
      <w:fldChar w:fldCharType="end"/>
    </w:r>
  </w:p>
  <w:p w14:paraId="446CACC5" w14:textId="77777777" w:rsidR="00EA3EBB" w:rsidRDefault="00EA3EBB" w:rsidP="00B365BD">
    <w:pPr>
      <w:pStyle w:val="Footer"/>
      <w:pBdr>
        <w:top w:val="single" w:sz="6" w:space="1" w:color="00660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9C6B4" w14:textId="77777777" w:rsidR="00EA3EBB" w:rsidRPr="009A6042" w:rsidRDefault="00EA3EBB" w:rsidP="009A6042">
    <w:pPr>
      <w:pStyle w:val="Footer"/>
      <w:pBdr>
        <w:top w:val="single" w:sz="6" w:space="1" w:color="006600"/>
      </w:pBdr>
    </w:pPr>
    <w:r w:rsidRPr="009A6042">
      <w:t xml:space="preserve">Page </w:t>
    </w:r>
    <w:r w:rsidRPr="009A6042">
      <w:fldChar w:fldCharType="begin"/>
    </w:r>
    <w:r w:rsidRPr="009A6042">
      <w:instrText xml:space="preserve"> PAGE  \* Arabic  \* MERGEFORMAT </w:instrText>
    </w:r>
    <w:r w:rsidRPr="009A6042">
      <w:fldChar w:fldCharType="separate"/>
    </w:r>
    <w:r w:rsidR="00761264">
      <w:rPr>
        <w:noProof/>
      </w:rPr>
      <w:t>41</w:t>
    </w:r>
    <w:r w:rsidRPr="009A6042">
      <w:fldChar w:fldCharType="end"/>
    </w:r>
    <w:r w:rsidRPr="009A6042">
      <w:t xml:space="preserve"> of </w:t>
    </w:r>
    <w:r>
      <w:rPr>
        <w:noProof/>
      </w:rPr>
      <w:fldChar w:fldCharType="begin"/>
    </w:r>
    <w:r>
      <w:rPr>
        <w:noProof/>
      </w:rPr>
      <w:instrText xml:space="preserve"> NUMPAGES  \* Arabic  \* MERGEFORMAT </w:instrText>
    </w:r>
    <w:r>
      <w:rPr>
        <w:noProof/>
      </w:rPr>
      <w:fldChar w:fldCharType="separate"/>
    </w:r>
    <w:r w:rsidR="00761264">
      <w:rPr>
        <w:noProof/>
      </w:rPr>
      <w:t>42</w:t>
    </w:r>
    <w:r>
      <w:rPr>
        <w:noProof/>
      </w:rPr>
      <w:fldChar w:fldCharType="end"/>
    </w:r>
  </w:p>
  <w:p w14:paraId="6578ABE0" w14:textId="77777777" w:rsidR="00EA3EBB" w:rsidRDefault="00EA3EBB" w:rsidP="00B365BD">
    <w:pPr>
      <w:pStyle w:val="Footer"/>
      <w:pBdr>
        <w:top w:val="single" w:sz="6" w:space="1" w:color="0066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C1B9EF" w14:textId="77777777" w:rsidR="008E18CA" w:rsidRDefault="008E18CA">
      <w:r>
        <w:separator/>
      </w:r>
    </w:p>
  </w:footnote>
  <w:footnote w:type="continuationSeparator" w:id="0">
    <w:p w14:paraId="3DFF39A0" w14:textId="77777777" w:rsidR="008E18CA" w:rsidRDefault="008E18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EA3EBB" w:rsidRPr="004719B4" w14:paraId="49DFD8EE" w14:textId="77777777" w:rsidTr="00FE7BDF">
      <w:trPr>
        <w:trHeight w:val="713"/>
      </w:trPr>
      <w:tc>
        <w:tcPr>
          <w:tcW w:w="3690" w:type="dxa"/>
          <w:vAlign w:val="center"/>
        </w:tcPr>
        <w:p w14:paraId="40A50536" w14:textId="007CEBDB" w:rsidR="00EA3EBB" w:rsidRPr="004719B4" w:rsidRDefault="00EA3EBB" w:rsidP="00440028">
          <w:pPr>
            <w:pStyle w:val="Header"/>
            <w:jc w:val="center"/>
            <w:rPr>
              <w:szCs w:val="20"/>
            </w:rPr>
          </w:pPr>
          <w:r>
            <w:rPr>
              <w:noProof/>
              <w:lang w:val="en-IN" w:eastAsia="en-IN"/>
            </w:rPr>
            <w:drawing>
              <wp:anchor distT="0" distB="0" distL="114300" distR="114300" simplePos="0" relativeHeight="251661312" behindDoc="0" locked="0" layoutInCell="1" allowOverlap="1" wp14:anchorId="6F0DB819" wp14:editId="74D3BBFF">
                <wp:simplePos x="0" y="0"/>
                <wp:positionH relativeFrom="column">
                  <wp:posOffset>135890</wp:posOffset>
                </wp:positionH>
                <wp:positionV relativeFrom="paragraph">
                  <wp:posOffset>-111760</wp:posOffset>
                </wp:positionV>
                <wp:extent cx="1501775" cy="457200"/>
                <wp:effectExtent l="0" t="0" r="3175" b="0"/>
                <wp:wrapNone/>
                <wp:docPr id="7" name="Picture 7"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0E1DB6CD" w14:textId="77777777" w:rsidR="00EA3EBB" w:rsidRDefault="00EA3EBB" w:rsidP="00D91F86">
          <w:pPr>
            <w:pStyle w:val="Header"/>
          </w:pPr>
          <w:r>
            <w:t>DynaCard Data Analytics</w:t>
          </w:r>
        </w:p>
        <w:p w14:paraId="24FA89CE" w14:textId="77777777" w:rsidR="00EA3EBB" w:rsidRDefault="00EA3EBB" w:rsidP="00D91F86">
          <w:pPr>
            <w:pStyle w:val="Header"/>
          </w:pPr>
          <w:r>
            <w:t>User Manual</w:t>
          </w:r>
        </w:p>
        <w:p w14:paraId="361F17BF" w14:textId="6EDBDF70" w:rsidR="00EA3EBB" w:rsidRDefault="00EA3EBB" w:rsidP="00D91F86">
          <w:pPr>
            <w:pStyle w:val="Header"/>
          </w:pPr>
          <w:r>
            <w:t>20th April 2018</w:t>
          </w:r>
        </w:p>
      </w:tc>
      <w:tc>
        <w:tcPr>
          <w:tcW w:w="1440" w:type="dxa"/>
          <w:vMerge w:val="restart"/>
          <w:vAlign w:val="center"/>
        </w:tcPr>
        <w:p w14:paraId="61DEBB33" w14:textId="3096D1B5" w:rsidR="00EA3EBB" w:rsidRDefault="00EA3EBB" w:rsidP="00440028">
          <w:pPr>
            <w:pStyle w:val="Header"/>
            <w:rPr>
              <w:noProof/>
              <w:color w:val="5B9BD5" w:themeColor="accent1"/>
              <w:lang w:val="en-US"/>
            </w:rPr>
          </w:pPr>
        </w:p>
        <w:p w14:paraId="38C071F0" w14:textId="7CBDD4B2" w:rsidR="00EA3EBB" w:rsidRPr="004719B4" w:rsidRDefault="00EA3EBB" w:rsidP="00440028">
          <w:pPr>
            <w:pStyle w:val="Header"/>
            <w:rPr>
              <w:color w:val="0000FF"/>
            </w:rPr>
          </w:pPr>
        </w:p>
      </w:tc>
    </w:tr>
    <w:tr w:rsidR="00EA3EBB" w:rsidRPr="00D82961" w14:paraId="1D41DFD9" w14:textId="77777777" w:rsidTr="00FE7BDF">
      <w:trPr>
        <w:trHeight w:val="510"/>
      </w:trPr>
      <w:tc>
        <w:tcPr>
          <w:tcW w:w="3690" w:type="dxa"/>
          <w:vAlign w:val="center"/>
        </w:tcPr>
        <w:p w14:paraId="2B920D03" w14:textId="77777777" w:rsidR="00EA3EBB" w:rsidRPr="00D82961" w:rsidRDefault="00EA3EBB" w:rsidP="00440028">
          <w:pPr>
            <w:pStyle w:val="Header"/>
            <w:rPr>
              <w:b w:val="0"/>
              <w:i/>
              <w:szCs w:val="20"/>
            </w:rPr>
          </w:pPr>
          <w:r>
            <w:rPr>
              <w:b w:val="0"/>
              <w:i/>
              <w:szCs w:val="20"/>
            </w:rPr>
            <w:t xml:space="preserve"> </w:t>
          </w:r>
        </w:p>
        <w:p w14:paraId="1D09EACF" w14:textId="789EF92D" w:rsidR="00EA3EBB" w:rsidRPr="00D82961" w:rsidRDefault="00EA3EBB"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2081BBF3" w14:textId="77777777" w:rsidR="00EA3EBB" w:rsidRPr="00D82961" w:rsidRDefault="00EA3EBB" w:rsidP="00440028">
          <w:pPr>
            <w:pStyle w:val="Header"/>
            <w:jc w:val="center"/>
            <w:rPr>
              <w:color w:val="0000FF"/>
            </w:rPr>
          </w:pPr>
        </w:p>
      </w:tc>
      <w:tc>
        <w:tcPr>
          <w:tcW w:w="1440" w:type="dxa"/>
          <w:vMerge/>
          <w:vAlign w:val="center"/>
        </w:tcPr>
        <w:p w14:paraId="2C142E53" w14:textId="77777777" w:rsidR="00EA3EBB" w:rsidRPr="00D82961" w:rsidRDefault="00EA3EBB" w:rsidP="00440028">
          <w:pPr>
            <w:pStyle w:val="Header"/>
            <w:jc w:val="center"/>
            <w:rPr>
              <w:color w:val="0000FF"/>
            </w:rPr>
          </w:pPr>
        </w:p>
      </w:tc>
    </w:tr>
  </w:tbl>
  <w:p w14:paraId="28BD22F4" w14:textId="380A5C1F" w:rsidR="00EA3EBB" w:rsidRDefault="00EA3EBB" w:rsidP="00FE7BDF">
    <w:pPr>
      <w:pStyle w:val="Header"/>
      <w:pBdr>
        <w:bottom w:val="single" w:sz="4" w:space="1" w:color="auto"/>
      </w:pBdr>
    </w:pPr>
  </w:p>
  <w:p w14:paraId="03355C6E" w14:textId="75B84136" w:rsidR="00EA3EBB" w:rsidRPr="005B03B3" w:rsidRDefault="00EA3EBB" w:rsidP="00FE7B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867" w:type="dxa"/>
      <w:tblInd w:w="108" w:type="dxa"/>
      <w:tblLook w:val="04A0" w:firstRow="1" w:lastRow="0" w:firstColumn="1" w:lastColumn="0" w:noHBand="0" w:noVBand="1"/>
    </w:tblPr>
    <w:tblGrid>
      <w:gridCol w:w="3690"/>
      <w:gridCol w:w="4737"/>
      <w:gridCol w:w="1440"/>
    </w:tblGrid>
    <w:tr w:rsidR="00EA3EBB" w:rsidRPr="004719B4" w14:paraId="62AE9D69" w14:textId="77777777" w:rsidTr="00FE7BDF">
      <w:trPr>
        <w:trHeight w:val="713"/>
      </w:trPr>
      <w:tc>
        <w:tcPr>
          <w:tcW w:w="3690" w:type="dxa"/>
          <w:vAlign w:val="center"/>
        </w:tcPr>
        <w:p w14:paraId="68929D43" w14:textId="77777777" w:rsidR="00EA3EBB" w:rsidRPr="004719B4" w:rsidRDefault="00EA3EBB" w:rsidP="00440028">
          <w:pPr>
            <w:pStyle w:val="Header"/>
            <w:jc w:val="center"/>
            <w:rPr>
              <w:szCs w:val="20"/>
            </w:rPr>
          </w:pPr>
          <w:r>
            <w:rPr>
              <w:noProof/>
              <w:lang w:val="en-IN" w:eastAsia="en-IN"/>
            </w:rPr>
            <w:drawing>
              <wp:anchor distT="0" distB="0" distL="114300" distR="114300" simplePos="0" relativeHeight="251663360" behindDoc="0" locked="0" layoutInCell="1" allowOverlap="1" wp14:anchorId="35EDF05C" wp14:editId="042ACFF8">
                <wp:simplePos x="0" y="0"/>
                <wp:positionH relativeFrom="column">
                  <wp:posOffset>135890</wp:posOffset>
                </wp:positionH>
                <wp:positionV relativeFrom="paragraph">
                  <wp:posOffset>-111760</wp:posOffset>
                </wp:positionV>
                <wp:extent cx="1501775" cy="457200"/>
                <wp:effectExtent l="0" t="0" r="3175" b="0"/>
                <wp:wrapNone/>
                <wp:docPr id="44" name="Picture 44" descr="AceEngine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eEngineer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b="9944"/>
                        <a:stretch/>
                      </pic:blipFill>
                      <pic:spPr bwMode="auto">
                        <a:xfrm>
                          <a:off x="0" y="0"/>
                          <a:ext cx="1501775" cy="45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737" w:type="dxa"/>
          <w:vMerge w:val="restart"/>
          <w:vAlign w:val="center"/>
        </w:tcPr>
        <w:p w14:paraId="3A9EF24F" w14:textId="77777777" w:rsidR="00EA3EBB" w:rsidRDefault="00EA3EBB" w:rsidP="00D91F86">
          <w:pPr>
            <w:pStyle w:val="Header"/>
          </w:pPr>
          <w:r>
            <w:t>DynaCard Data Analytics</w:t>
          </w:r>
        </w:p>
        <w:p w14:paraId="7EC282B5" w14:textId="77777777" w:rsidR="00EA3EBB" w:rsidRDefault="00EA3EBB" w:rsidP="00D91F86">
          <w:pPr>
            <w:pStyle w:val="Header"/>
          </w:pPr>
          <w:r>
            <w:t>User Manual</w:t>
          </w:r>
        </w:p>
        <w:p w14:paraId="5B654B1D" w14:textId="19E0691A" w:rsidR="00EA3EBB" w:rsidRDefault="00EA3EBB" w:rsidP="00D91F86">
          <w:pPr>
            <w:pStyle w:val="Header"/>
          </w:pPr>
          <w:r>
            <w:t>25</w:t>
          </w:r>
          <w:r w:rsidRPr="00D91F86">
            <w:rPr>
              <w:vertAlign w:val="superscript"/>
            </w:rPr>
            <w:t>th</w:t>
          </w:r>
          <w:r>
            <w:t xml:space="preserve">  April 2018</w:t>
          </w:r>
        </w:p>
      </w:tc>
      <w:tc>
        <w:tcPr>
          <w:tcW w:w="1440" w:type="dxa"/>
          <w:vMerge w:val="restart"/>
          <w:vAlign w:val="center"/>
        </w:tcPr>
        <w:p w14:paraId="57FF81B5" w14:textId="77777777" w:rsidR="00EA3EBB" w:rsidRDefault="00EA3EBB" w:rsidP="00440028">
          <w:pPr>
            <w:pStyle w:val="Header"/>
            <w:rPr>
              <w:noProof/>
              <w:color w:val="5B9BD5" w:themeColor="accent1"/>
              <w:lang w:val="en-US"/>
            </w:rPr>
          </w:pPr>
        </w:p>
        <w:p w14:paraId="001FE55C" w14:textId="27460112" w:rsidR="00EA3EBB" w:rsidRPr="004719B4" w:rsidRDefault="00EA3EBB" w:rsidP="00440028">
          <w:pPr>
            <w:pStyle w:val="Header"/>
            <w:rPr>
              <w:color w:val="0000FF"/>
            </w:rPr>
          </w:pPr>
        </w:p>
      </w:tc>
    </w:tr>
    <w:tr w:rsidR="00EA3EBB" w:rsidRPr="00D82961" w14:paraId="5A768272" w14:textId="77777777" w:rsidTr="00FE7BDF">
      <w:trPr>
        <w:trHeight w:val="510"/>
      </w:trPr>
      <w:tc>
        <w:tcPr>
          <w:tcW w:w="3690" w:type="dxa"/>
          <w:vAlign w:val="center"/>
        </w:tcPr>
        <w:p w14:paraId="5FD9BEAE" w14:textId="77777777" w:rsidR="00EA3EBB" w:rsidRPr="00D82961" w:rsidRDefault="00EA3EBB" w:rsidP="00440028">
          <w:pPr>
            <w:pStyle w:val="Header"/>
            <w:rPr>
              <w:b w:val="0"/>
              <w:i/>
              <w:szCs w:val="20"/>
            </w:rPr>
          </w:pPr>
          <w:r>
            <w:rPr>
              <w:b w:val="0"/>
              <w:i/>
              <w:szCs w:val="20"/>
            </w:rPr>
            <w:t xml:space="preserve"> </w:t>
          </w:r>
        </w:p>
        <w:p w14:paraId="3F74F2E7" w14:textId="77777777" w:rsidR="00EA3EBB" w:rsidRPr="00D82961" w:rsidRDefault="00EA3EBB" w:rsidP="001875E1">
          <w:pPr>
            <w:pStyle w:val="Header"/>
            <w:rPr>
              <w:b w:val="0"/>
              <w:i/>
              <w:szCs w:val="20"/>
            </w:rPr>
          </w:pPr>
          <w:r>
            <w:rPr>
              <w:b w:val="0"/>
              <w:i/>
              <w:szCs w:val="20"/>
            </w:rPr>
            <w:t xml:space="preserve">   </w:t>
          </w:r>
          <w:r w:rsidRPr="00D82961">
            <w:rPr>
              <w:b w:val="0"/>
              <w:i/>
              <w:szCs w:val="20"/>
            </w:rPr>
            <w:t xml:space="preserve">Marine </w:t>
          </w:r>
          <w:r>
            <w:rPr>
              <w:b w:val="0"/>
              <w:i/>
              <w:szCs w:val="20"/>
            </w:rPr>
            <w:t>O</w:t>
          </w:r>
          <w:r w:rsidRPr="00D82961">
            <w:rPr>
              <w:b w:val="0"/>
              <w:i/>
              <w:szCs w:val="20"/>
            </w:rPr>
            <w:t xml:space="preserve">ffshore Structural </w:t>
          </w:r>
          <w:r>
            <w:rPr>
              <w:b w:val="0"/>
              <w:i/>
              <w:szCs w:val="20"/>
            </w:rPr>
            <w:t>Analysis</w:t>
          </w:r>
        </w:p>
      </w:tc>
      <w:tc>
        <w:tcPr>
          <w:tcW w:w="4737" w:type="dxa"/>
          <w:vMerge/>
          <w:vAlign w:val="center"/>
        </w:tcPr>
        <w:p w14:paraId="04974BA8" w14:textId="77777777" w:rsidR="00EA3EBB" w:rsidRPr="00D82961" w:rsidRDefault="00EA3EBB" w:rsidP="00440028">
          <w:pPr>
            <w:pStyle w:val="Header"/>
            <w:jc w:val="center"/>
            <w:rPr>
              <w:color w:val="0000FF"/>
            </w:rPr>
          </w:pPr>
        </w:p>
      </w:tc>
      <w:tc>
        <w:tcPr>
          <w:tcW w:w="1440" w:type="dxa"/>
          <w:vMerge/>
          <w:vAlign w:val="center"/>
        </w:tcPr>
        <w:p w14:paraId="3B3E274D" w14:textId="77777777" w:rsidR="00EA3EBB" w:rsidRPr="00D82961" w:rsidRDefault="00EA3EBB" w:rsidP="00440028">
          <w:pPr>
            <w:pStyle w:val="Header"/>
            <w:jc w:val="center"/>
            <w:rPr>
              <w:color w:val="0000FF"/>
            </w:rPr>
          </w:pPr>
        </w:p>
      </w:tc>
    </w:tr>
  </w:tbl>
  <w:p w14:paraId="0F774894" w14:textId="77777777" w:rsidR="00EA3EBB" w:rsidRDefault="00EA3EBB" w:rsidP="00FE7BDF">
    <w:pPr>
      <w:pStyle w:val="Header"/>
      <w:pBdr>
        <w:bottom w:val="single" w:sz="4" w:space="1" w:color="auto"/>
      </w:pBdr>
    </w:pPr>
  </w:p>
  <w:p w14:paraId="6E27FE39" w14:textId="77777777" w:rsidR="00EA3EBB" w:rsidRPr="005B03B3" w:rsidRDefault="00EA3EBB" w:rsidP="00FE7B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4.75pt;height:.75pt;visibility:visible" o:bullet="t">
        <v:imagedata r:id="rId1" o:title=""/>
      </v:shape>
    </w:pict>
  </w:numPicBullet>
  <w:abstractNum w:abstractNumId="0">
    <w:nsid w:val="FFFFFF7C"/>
    <w:multiLevelType w:val="singleLevel"/>
    <w:tmpl w:val="AF3C0FD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C06C806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498F294"/>
    <w:lvl w:ilvl="0">
      <w:start w:val="1"/>
      <w:numFmt w:val="decimal"/>
      <w:pStyle w:val="ListNumber3"/>
      <w:lvlText w:val="%1."/>
      <w:lvlJc w:val="left"/>
      <w:pPr>
        <w:tabs>
          <w:tab w:val="num" w:pos="926"/>
        </w:tabs>
        <w:ind w:left="926" w:hanging="360"/>
      </w:pPr>
    </w:lvl>
  </w:abstractNum>
  <w:abstractNum w:abstractNumId="3">
    <w:nsid w:val="FFFFFF7F"/>
    <w:multiLevelType w:val="singleLevel"/>
    <w:tmpl w:val="3FF858DA"/>
    <w:lvl w:ilvl="0">
      <w:start w:val="1"/>
      <w:numFmt w:val="decimal"/>
      <w:pStyle w:val="ListNumber2"/>
      <w:lvlText w:val="%1."/>
      <w:lvlJc w:val="left"/>
      <w:pPr>
        <w:tabs>
          <w:tab w:val="num" w:pos="643"/>
        </w:tabs>
        <w:ind w:left="643" w:hanging="360"/>
      </w:pPr>
    </w:lvl>
  </w:abstractNum>
  <w:abstractNum w:abstractNumId="4">
    <w:nsid w:val="FFFFFF80"/>
    <w:multiLevelType w:val="singleLevel"/>
    <w:tmpl w:val="740E9E0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CA025A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18A61E5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C8CC42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FCA0235E"/>
    <w:lvl w:ilvl="0">
      <w:start w:val="1"/>
      <w:numFmt w:val="decimal"/>
      <w:pStyle w:val="ListNumber"/>
      <w:lvlText w:val="%1."/>
      <w:lvlJc w:val="left"/>
      <w:pPr>
        <w:tabs>
          <w:tab w:val="num" w:pos="360"/>
        </w:tabs>
        <w:ind w:left="360" w:hanging="360"/>
      </w:pPr>
    </w:lvl>
  </w:abstractNum>
  <w:abstractNum w:abstractNumId="9">
    <w:nsid w:val="FFFFFF89"/>
    <w:multiLevelType w:val="singleLevel"/>
    <w:tmpl w:val="6E08AA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FB44C0"/>
    <w:multiLevelType w:val="hybridMultilevel"/>
    <w:tmpl w:val="65DAC5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011F1F0B"/>
    <w:multiLevelType w:val="hybridMultilevel"/>
    <w:tmpl w:val="2152CD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2">
    <w:nsid w:val="084C6A39"/>
    <w:multiLevelType w:val="hybridMultilevel"/>
    <w:tmpl w:val="AA7CD6B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3">
    <w:nsid w:val="0A6A42E3"/>
    <w:multiLevelType w:val="hybridMultilevel"/>
    <w:tmpl w:val="8356D8F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4">
    <w:nsid w:val="0CA9616C"/>
    <w:multiLevelType w:val="hybridMultilevel"/>
    <w:tmpl w:val="5EB472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0EBC6B9D"/>
    <w:multiLevelType w:val="hybridMultilevel"/>
    <w:tmpl w:val="80829F7C"/>
    <w:lvl w:ilvl="0" w:tplc="DB34D6DA">
      <w:start w:val="1"/>
      <w:numFmt w:val="decimal"/>
      <w:pStyle w:val="NumberedList"/>
      <w:lvlText w:val="%1."/>
      <w:lvlJc w:val="left"/>
      <w:pPr>
        <w:tabs>
          <w:tab w:val="num" w:pos="794"/>
        </w:tabs>
        <w:ind w:left="1514" w:hanging="72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nsid w:val="122A15F8"/>
    <w:multiLevelType w:val="hybridMultilevel"/>
    <w:tmpl w:val="EC24A9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17">
    <w:nsid w:val="147A4A2C"/>
    <w:multiLevelType w:val="hybridMultilevel"/>
    <w:tmpl w:val="6BB0D0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14B47C46"/>
    <w:multiLevelType w:val="multilevel"/>
    <w:tmpl w:val="0B14404E"/>
    <w:lvl w:ilvl="0">
      <w:start w:val="1"/>
      <w:numFmt w:val="decimal"/>
      <w:pStyle w:val="Heading1"/>
      <w:lvlText w:val="%1"/>
      <w:lvlJc w:val="left"/>
      <w:pPr>
        <w:tabs>
          <w:tab w:val="num" w:pos="794"/>
        </w:tabs>
        <w:ind w:left="794" w:hanging="794"/>
      </w:pPr>
      <w:rPr>
        <w:rFonts w:hint="default"/>
        <w:b/>
        <w:i w:val="0"/>
        <w:color w:val="385623" w:themeColor="accent6" w:themeShade="80"/>
        <w:sz w:val="22"/>
        <w:szCs w:val="22"/>
      </w:rPr>
    </w:lvl>
    <w:lvl w:ilvl="1">
      <w:start w:val="1"/>
      <w:numFmt w:val="decimal"/>
      <w:pStyle w:val="Heading2"/>
      <w:lvlText w:val="%1.%2"/>
      <w:lvlJc w:val="left"/>
      <w:pPr>
        <w:tabs>
          <w:tab w:val="num" w:pos="794"/>
        </w:tabs>
        <w:ind w:left="794" w:hanging="794"/>
      </w:pPr>
      <w:rPr>
        <w:rFonts w:hint="default"/>
        <w:sz w:val="22"/>
        <w:szCs w:val="22"/>
      </w:rPr>
    </w:lvl>
    <w:lvl w:ilvl="2">
      <w:start w:val="1"/>
      <w:numFmt w:val="decimal"/>
      <w:pStyle w:val="Heading3"/>
      <w:lvlText w:val="%1.%2.%3"/>
      <w:lvlJc w:val="left"/>
      <w:pPr>
        <w:tabs>
          <w:tab w:val="num" w:pos="794"/>
        </w:tabs>
        <w:ind w:left="794" w:hanging="794"/>
      </w:pPr>
      <w:rPr>
        <w:rFonts w:hint="default"/>
        <w:sz w:val="22"/>
        <w:szCs w:val="22"/>
      </w:rPr>
    </w:lvl>
    <w:lvl w:ilvl="3">
      <w:start w:val="1"/>
      <w:numFmt w:val="decimal"/>
      <w:pStyle w:val="Heading4"/>
      <w:lvlText w:val="%1.%2.%3.%4"/>
      <w:lvlJc w:val="left"/>
      <w:pPr>
        <w:tabs>
          <w:tab w:val="num" w:pos="794"/>
        </w:tabs>
        <w:ind w:left="794" w:hanging="794"/>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lvlRestart w:val="0"/>
      <w:pStyle w:val="Heading7"/>
      <w:suff w:val="nothing"/>
      <w:lvlText w:val="Appendix %7"/>
      <w:lvlJc w:val="left"/>
      <w:pPr>
        <w:ind w:left="0" w:firstLine="0"/>
      </w:pPr>
      <w:rPr>
        <w:rFonts w:hint="default"/>
      </w:rPr>
    </w:lvl>
    <w:lvl w:ilvl="7">
      <w:start w:val="1"/>
      <w:numFmt w:val="decimal"/>
      <w:pStyle w:val="Heading8"/>
      <w:lvlText w:val="%7.%8"/>
      <w:lvlJc w:val="left"/>
      <w:pPr>
        <w:tabs>
          <w:tab w:val="num" w:pos="794"/>
        </w:tabs>
        <w:ind w:left="794" w:hanging="794"/>
      </w:pPr>
      <w:rPr>
        <w:rFonts w:hint="default"/>
      </w:rPr>
    </w:lvl>
    <w:lvl w:ilvl="8">
      <w:start w:val="1"/>
      <w:numFmt w:val="decimal"/>
      <w:pStyle w:val="Heading9"/>
      <w:lvlText w:val="%7.%8.%9"/>
      <w:lvlJc w:val="left"/>
      <w:pPr>
        <w:tabs>
          <w:tab w:val="num" w:pos="794"/>
        </w:tabs>
        <w:ind w:left="794" w:hanging="794"/>
      </w:pPr>
      <w:rPr>
        <w:rFonts w:hint="default"/>
      </w:rPr>
    </w:lvl>
  </w:abstractNum>
  <w:abstractNum w:abstractNumId="19">
    <w:nsid w:val="1EF960E1"/>
    <w:multiLevelType w:val="hybridMultilevel"/>
    <w:tmpl w:val="BDDAFA54"/>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0">
    <w:nsid w:val="20DC41BB"/>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21">
    <w:nsid w:val="23802B31"/>
    <w:multiLevelType w:val="hybridMultilevel"/>
    <w:tmpl w:val="C89480AC"/>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2">
    <w:nsid w:val="261B013C"/>
    <w:multiLevelType w:val="hybridMultilevel"/>
    <w:tmpl w:val="0F1AA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29BF48D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4">
    <w:nsid w:val="2B8B41CB"/>
    <w:multiLevelType w:val="hybridMultilevel"/>
    <w:tmpl w:val="B3706DA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5">
    <w:nsid w:val="2D431418"/>
    <w:multiLevelType w:val="hybridMultilevel"/>
    <w:tmpl w:val="2B80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DC33B6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2FAC239D"/>
    <w:multiLevelType w:val="hybridMultilevel"/>
    <w:tmpl w:val="89F869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311B23EC"/>
    <w:multiLevelType w:val="hybridMultilevel"/>
    <w:tmpl w:val="99F48DD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29">
    <w:nsid w:val="32116952"/>
    <w:multiLevelType w:val="hybridMultilevel"/>
    <w:tmpl w:val="628A9CE6"/>
    <w:lvl w:ilvl="0" w:tplc="D086604E">
      <w:start w:val="1"/>
      <w:numFmt w:val="decimal"/>
      <w:lvlText w:val="[%1]."/>
      <w:lvlJc w:val="left"/>
      <w:pPr>
        <w:ind w:left="144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nsid w:val="33E51BC6"/>
    <w:multiLevelType w:val="hybridMultilevel"/>
    <w:tmpl w:val="6108C3AC"/>
    <w:lvl w:ilvl="0" w:tplc="47981142">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BC084E"/>
    <w:multiLevelType w:val="hybridMultilevel"/>
    <w:tmpl w:val="8E5CEE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nsid w:val="388805DC"/>
    <w:multiLevelType w:val="hybridMultilevel"/>
    <w:tmpl w:val="D0E0B74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3">
    <w:nsid w:val="3CD57D10"/>
    <w:multiLevelType w:val="hybridMultilevel"/>
    <w:tmpl w:val="BD5602B2"/>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34">
    <w:nsid w:val="3D0C39FB"/>
    <w:multiLevelType w:val="hybridMultilevel"/>
    <w:tmpl w:val="24B462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41076C66"/>
    <w:multiLevelType w:val="hybridMultilevel"/>
    <w:tmpl w:val="B3CAEB9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41784DDB"/>
    <w:multiLevelType w:val="hybridMultilevel"/>
    <w:tmpl w:val="1D4EA39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7">
    <w:nsid w:val="43A01EE0"/>
    <w:multiLevelType w:val="hybridMultilevel"/>
    <w:tmpl w:val="6CF0BA50"/>
    <w:lvl w:ilvl="0" w:tplc="2E16815C">
      <w:start w:val="1"/>
      <w:numFmt w:val="bullet"/>
      <w:pStyle w:val="BulletList"/>
      <w:lvlText w:val=""/>
      <w:lvlJc w:val="left"/>
      <w:pPr>
        <w:tabs>
          <w:tab w:val="num" w:pos="794"/>
        </w:tabs>
        <w:ind w:left="1247" w:hanging="453"/>
      </w:pPr>
      <w:rPr>
        <w:rFonts w:ascii="Symbol" w:hAnsi="Symbol" w:hint="default"/>
        <w:color w:val="auto"/>
        <w:sz w:val="22"/>
        <w:szCs w:val="22"/>
      </w:rPr>
    </w:lvl>
    <w:lvl w:ilvl="1" w:tplc="04090003" w:tentative="1">
      <w:start w:val="1"/>
      <w:numFmt w:val="bullet"/>
      <w:lvlText w:val="o"/>
      <w:lvlJc w:val="left"/>
      <w:pPr>
        <w:tabs>
          <w:tab w:val="num" w:pos="2234"/>
        </w:tabs>
        <w:ind w:left="2234" w:hanging="360"/>
      </w:pPr>
      <w:rPr>
        <w:rFonts w:ascii="Courier New" w:hAnsi="Courier New" w:cs="Courier New" w:hint="default"/>
      </w:rPr>
    </w:lvl>
    <w:lvl w:ilvl="2" w:tplc="04090005" w:tentative="1">
      <w:start w:val="1"/>
      <w:numFmt w:val="bullet"/>
      <w:lvlText w:val=""/>
      <w:lvlJc w:val="left"/>
      <w:pPr>
        <w:tabs>
          <w:tab w:val="num" w:pos="2954"/>
        </w:tabs>
        <w:ind w:left="2954" w:hanging="360"/>
      </w:pPr>
      <w:rPr>
        <w:rFonts w:ascii="Wingdings" w:hAnsi="Wingdings" w:hint="default"/>
      </w:rPr>
    </w:lvl>
    <w:lvl w:ilvl="3" w:tplc="04090001" w:tentative="1">
      <w:start w:val="1"/>
      <w:numFmt w:val="bullet"/>
      <w:lvlText w:val=""/>
      <w:lvlJc w:val="left"/>
      <w:pPr>
        <w:tabs>
          <w:tab w:val="num" w:pos="3674"/>
        </w:tabs>
        <w:ind w:left="3674" w:hanging="360"/>
      </w:pPr>
      <w:rPr>
        <w:rFonts w:ascii="Symbol" w:hAnsi="Symbol" w:hint="default"/>
      </w:rPr>
    </w:lvl>
    <w:lvl w:ilvl="4" w:tplc="04090003" w:tentative="1">
      <w:start w:val="1"/>
      <w:numFmt w:val="bullet"/>
      <w:lvlText w:val="o"/>
      <w:lvlJc w:val="left"/>
      <w:pPr>
        <w:tabs>
          <w:tab w:val="num" w:pos="4394"/>
        </w:tabs>
        <w:ind w:left="4394" w:hanging="360"/>
      </w:pPr>
      <w:rPr>
        <w:rFonts w:ascii="Courier New" w:hAnsi="Courier New" w:cs="Courier New" w:hint="default"/>
      </w:rPr>
    </w:lvl>
    <w:lvl w:ilvl="5" w:tplc="04090005" w:tentative="1">
      <w:start w:val="1"/>
      <w:numFmt w:val="bullet"/>
      <w:lvlText w:val=""/>
      <w:lvlJc w:val="left"/>
      <w:pPr>
        <w:tabs>
          <w:tab w:val="num" w:pos="5114"/>
        </w:tabs>
        <w:ind w:left="5114" w:hanging="360"/>
      </w:pPr>
      <w:rPr>
        <w:rFonts w:ascii="Wingdings" w:hAnsi="Wingdings" w:hint="default"/>
      </w:rPr>
    </w:lvl>
    <w:lvl w:ilvl="6" w:tplc="04090001" w:tentative="1">
      <w:start w:val="1"/>
      <w:numFmt w:val="bullet"/>
      <w:lvlText w:val=""/>
      <w:lvlJc w:val="left"/>
      <w:pPr>
        <w:tabs>
          <w:tab w:val="num" w:pos="5834"/>
        </w:tabs>
        <w:ind w:left="5834" w:hanging="360"/>
      </w:pPr>
      <w:rPr>
        <w:rFonts w:ascii="Symbol" w:hAnsi="Symbol" w:hint="default"/>
      </w:rPr>
    </w:lvl>
    <w:lvl w:ilvl="7" w:tplc="04090003" w:tentative="1">
      <w:start w:val="1"/>
      <w:numFmt w:val="bullet"/>
      <w:lvlText w:val="o"/>
      <w:lvlJc w:val="left"/>
      <w:pPr>
        <w:tabs>
          <w:tab w:val="num" w:pos="6554"/>
        </w:tabs>
        <w:ind w:left="6554" w:hanging="360"/>
      </w:pPr>
      <w:rPr>
        <w:rFonts w:ascii="Courier New" w:hAnsi="Courier New" w:cs="Courier New" w:hint="default"/>
      </w:rPr>
    </w:lvl>
    <w:lvl w:ilvl="8" w:tplc="04090005" w:tentative="1">
      <w:start w:val="1"/>
      <w:numFmt w:val="bullet"/>
      <w:lvlText w:val=""/>
      <w:lvlJc w:val="left"/>
      <w:pPr>
        <w:tabs>
          <w:tab w:val="num" w:pos="7274"/>
        </w:tabs>
        <w:ind w:left="7274" w:hanging="360"/>
      </w:pPr>
      <w:rPr>
        <w:rFonts w:ascii="Wingdings" w:hAnsi="Wingdings" w:hint="default"/>
      </w:rPr>
    </w:lvl>
  </w:abstractNum>
  <w:abstractNum w:abstractNumId="38">
    <w:nsid w:val="4A1601F2"/>
    <w:multiLevelType w:val="hybridMultilevel"/>
    <w:tmpl w:val="90B4B7A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39">
    <w:nsid w:val="4EF0050C"/>
    <w:multiLevelType w:val="hybridMultilevel"/>
    <w:tmpl w:val="8712387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0">
    <w:nsid w:val="51295A5D"/>
    <w:multiLevelType w:val="hybridMultilevel"/>
    <w:tmpl w:val="C046F0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nsid w:val="5450596E"/>
    <w:multiLevelType w:val="hybridMultilevel"/>
    <w:tmpl w:val="4BCE9B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nsid w:val="54517077"/>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43">
    <w:nsid w:val="55E154E4"/>
    <w:multiLevelType w:val="hybridMultilevel"/>
    <w:tmpl w:val="0A5CAA0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4">
    <w:nsid w:val="585216D9"/>
    <w:multiLevelType w:val="multilevel"/>
    <w:tmpl w:val="D8B2C1AE"/>
    <w:lvl w:ilvl="0">
      <w:start w:val="1"/>
      <w:numFmt w:val="decimal"/>
      <w:lvlText w:val="%1.0"/>
      <w:lvlJc w:val="left"/>
      <w:pPr>
        <w:ind w:left="1919" w:hanging="480"/>
      </w:pPr>
      <w:rPr>
        <w:rFonts w:hint="default"/>
      </w:rPr>
    </w:lvl>
    <w:lvl w:ilvl="1">
      <w:start w:val="1"/>
      <w:numFmt w:val="decimalZero"/>
      <w:lvlText w:val="%1.%2"/>
      <w:lvlJc w:val="left"/>
      <w:pPr>
        <w:ind w:left="2639" w:hanging="480"/>
      </w:pPr>
      <w:rPr>
        <w:rFonts w:hint="default"/>
      </w:rPr>
    </w:lvl>
    <w:lvl w:ilvl="2">
      <w:start w:val="1"/>
      <w:numFmt w:val="decimal"/>
      <w:lvlText w:val="%1.%2.%3"/>
      <w:lvlJc w:val="left"/>
      <w:pPr>
        <w:ind w:left="3599" w:hanging="720"/>
      </w:pPr>
      <w:rPr>
        <w:rFonts w:hint="default"/>
      </w:rPr>
    </w:lvl>
    <w:lvl w:ilvl="3">
      <w:start w:val="1"/>
      <w:numFmt w:val="decimal"/>
      <w:lvlText w:val="%1.%2.%3.%4"/>
      <w:lvlJc w:val="left"/>
      <w:pPr>
        <w:ind w:left="4319" w:hanging="720"/>
      </w:pPr>
      <w:rPr>
        <w:rFonts w:hint="default"/>
      </w:rPr>
    </w:lvl>
    <w:lvl w:ilvl="4">
      <w:start w:val="1"/>
      <w:numFmt w:val="decimal"/>
      <w:lvlText w:val="%1.%2.%3.%4.%5"/>
      <w:lvlJc w:val="left"/>
      <w:pPr>
        <w:ind w:left="5399" w:hanging="1080"/>
      </w:pPr>
      <w:rPr>
        <w:rFonts w:hint="default"/>
      </w:rPr>
    </w:lvl>
    <w:lvl w:ilvl="5">
      <w:start w:val="1"/>
      <w:numFmt w:val="decimal"/>
      <w:lvlText w:val="%1.%2.%3.%4.%5.%6"/>
      <w:lvlJc w:val="left"/>
      <w:pPr>
        <w:ind w:left="6119" w:hanging="1080"/>
      </w:pPr>
      <w:rPr>
        <w:rFonts w:hint="default"/>
      </w:rPr>
    </w:lvl>
    <w:lvl w:ilvl="6">
      <w:start w:val="1"/>
      <w:numFmt w:val="decimal"/>
      <w:lvlText w:val="%1.%2.%3.%4.%5.%6.%7"/>
      <w:lvlJc w:val="left"/>
      <w:pPr>
        <w:ind w:left="7199" w:hanging="1440"/>
      </w:pPr>
      <w:rPr>
        <w:rFonts w:hint="default"/>
      </w:rPr>
    </w:lvl>
    <w:lvl w:ilvl="7">
      <w:start w:val="1"/>
      <w:numFmt w:val="decimal"/>
      <w:lvlText w:val="%1.%2.%3.%4.%5.%6.%7.%8"/>
      <w:lvlJc w:val="left"/>
      <w:pPr>
        <w:ind w:left="7919" w:hanging="1440"/>
      </w:pPr>
      <w:rPr>
        <w:rFonts w:hint="default"/>
      </w:rPr>
    </w:lvl>
    <w:lvl w:ilvl="8">
      <w:start w:val="1"/>
      <w:numFmt w:val="decimal"/>
      <w:lvlText w:val="%1.%2.%3.%4.%5.%6.%7.%8.%9"/>
      <w:lvlJc w:val="left"/>
      <w:pPr>
        <w:ind w:left="8999" w:hanging="1800"/>
      </w:pPr>
      <w:rPr>
        <w:rFonts w:hint="default"/>
      </w:rPr>
    </w:lvl>
  </w:abstractNum>
  <w:abstractNum w:abstractNumId="45">
    <w:nsid w:val="59C21E04"/>
    <w:multiLevelType w:val="hybridMultilevel"/>
    <w:tmpl w:val="8138C97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6">
    <w:nsid w:val="5C127145"/>
    <w:multiLevelType w:val="hybridMultilevel"/>
    <w:tmpl w:val="64C676C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7">
    <w:nsid w:val="5CC12A83"/>
    <w:multiLevelType w:val="hybridMultilevel"/>
    <w:tmpl w:val="361ADC9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48">
    <w:nsid w:val="5FB45602"/>
    <w:multiLevelType w:val="hybridMultilevel"/>
    <w:tmpl w:val="9DEAB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nsid w:val="610B1BB2"/>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0">
    <w:nsid w:val="61750241"/>
    <w:multiLevelType w:val="hybridMultilevel"/>
    <w:tmpl w:val="34A05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6374221C"/>
    <w:multiLevelType w:val="hybridMultilevel"/>
    <w:tmpl w:val="82D233EE"/>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2">
    <w:nsid w:val="64FA124E"/>
    <w:multiLevelType w:val="hybridMultilevel"/>
    <w:tmpl w:val="E0B8A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3">
    <w:nsid w:val="66E53C52"/>
    <w:multiLevelType w:val="hybridMultilevel"/>
    <w:tmpl w:val="C4380E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nsid w:val="67DC3EC3"/>
    <w:multiLevelType w:val="hybridMultilevel"/>
    <w:tmpl w:val="2090B1F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5">
    <w:nsid w:val="692448C4"/>
    <w:multiLevelType w:val="hybridMultilevel"/>
    <w:tmpl w:val="718A5860"/>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6">
    <w:nsid w:val="697919D0"/>
    <w:multiLevelType w:val="hybridMultilevel"/>
    <w:tmpl w:val="48926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6A673ED8"/>
    <w:multiLevelType w:val="hybridMultilevel"/>
    <w:tmpl w:val="4A26EC2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8">
    <w:nsid w:val="6B9B576C"/>
    <w:multiLevelType w:val="hybridMultilevel"/>
    <w:tmpl w:val="44A4AA6A"/>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59">
    <w:nsid w:val="6C653306"/>
    <w:multiLevelType w:val="hybridMultilevel"/>
    <w:tmpl w:val="3BBC02D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6D517C1D"/>
    <w:multiLevelType w:val="hybridMultilevel"/>
    <w:tmpl w:val="666CB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nsid w:val="6F060624"/>
    <w:multiLevelType w:val="hybridMultilevel"/>
    <w:tmpl w:val="7F9E71F6"/>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2">
    <w:nsid w:val="6F420631"/>
    <w:multiLevelType w:val="hybridMultilevel"/>
    <w:tmpl w:val="498A9EE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nsid w:val="6FCD5F66"/>
    <w:multiLevelType w:val="hybridMultilevel"/>
    <w:tmpl w:val="81F4D7A2"/>
    <w:lvl w:ilvl="0" w:tplc="40090001">
      <w:start w:val="1"/>
      <w:numFmt w:val="bullet"/>
      <w:lvlText w:val=""/>
      <w:lvlJc w:val="left"/>
      <w:pPr>
        <w:ind w:left="1514" w:hanging="360"/>
      </w:pPr>
      <w:rPr>
        <w:rFonts w:ascii="Symbol" w:hAnsi="Symbol" w:hint="default"/>
      </w:rPr>
    </w:lvl>
    <w:lvl w:ilvl="1" w:tplc="40090003">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4">
    <w:nsid w:val="71BD32BD"/>
    <w:multiLevelType w:val="hybridMultilevel"/>
    <w:tmpl w:val="4EE05D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nsid w:val="73A43376"/>
    <w:multiLevelType w:val="hybridMultilevel"/>
    <w:tmpl w:val="DFC88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nsid w:val="764C1489"/>
    <w:multiLevelType w:val="hybridMultilevel"/>
    <w:tmpl w:val="F0E41B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nsid w:val="79952EF7"/>
    <w:multiLevelType w:val="hybridMultilevel"/>
    <w:tmpl w:val="E760FA48"/>
    <w:lvl w:ilvl="0" w:tplc="40090001">
      <w:start w:val="1"/>
      <w:numFmt w:val="bullet"/>
      <w:lvlText w:val=""/>
      <w:lvlJc w:val="left"/>
      <w:pPr>
        <w:ind w:left="1514" w:hanging="360"/>
      </w:pPr>
      <w:rPr>
        <w:rFonts w:ascii="Symbol" w:hAnsi="Symbol" w:hint="default"/>
      </w:rPr>
    </w:lvl>
    <w:lvl w:ilvl="1" w:tplc="40090003" w:tentative="1">
      <w:start w:val="1"/>
      <w:numFmt w:val="bullet"/>
      <w:lvlText w:val="o"/>
      <w:lvlJc w:val="left"/>
      <w:pPr>
        <w:ind w:left="2234" w:hanging="360"/>
      </w:pPr>
      <w:rPr>
        <w:rFonts w:ascii="Courier New" w:hAnsi="Courier New" w:cs="Courier New" w:hint="default"/>
      </w:rPr>
    </w:lvl>
    <w:lvl w:ilvl="2" w:tplc="40090005" w:tentative="1">
      <w:start w:val="1"/>
      <w:numFmt w:val="bullet"/>
      <w:lvlText w:val=""/>
      <w:lvlJc w:val="left"/>
      <w:pPr>
        <w:ind w:left="2954" w:hanging="360"/>
      </w:pPr>
      <w:rPr>
        <w:rFonts w:ascii="Wingdings" w:hAnsi="Wingdings" w:hint="default"/>
      </w:rPr>
    </w:lvl>
    <w:lvl w:ilvl="3" w:tplc="40090001" w:tentative="1">
      <w:start w:val="1"/>
      <w:numFmt w:val="bullet"/>
      <w:lvlText w:val=""/>
      <w:lvlJc w:val="left"/>
      <w:pPr>
        <w:ind w:left="3674" w:hanging="360"/>
      </w:pPr>
      <w:rPr>
        <w:rFonts w:ascii="Symbol" w:hAnsi="Symbol" w:hint="default"/>
      </w:rPr>
    </w:lvl>
    <w:lvl w:ilvl="4" w:tplc="40090003" w:tentative="1">
      <w:start w:val="1"/>
      <w:numFmt w:val="bullet"/>
      <w:lvlText w:val="o"/>
      <w:lvlJc w:val="left"/>
      <w:pPr>
        <w:ind w:left="4394" w:hanging="360"/>
      </w:pPr>
      <w:rPr>
        <w:rFonts w:ascii="Courier New" w:hAnsi="Courier New" w:cs="Courier New" w:hint="default"/>
      </w:rPr>
    </w:lvl>
    <w:lvl w:ilvl="5" w:tplc="40090005" w:tentative="1">
      <w:start w:val="1"/>
      <w:numFmt w:val="bullet"/>
      <w:lvlText w:val=""/>
      <w:lvlJc w:val="left"/>
      <w:pPr>
        <w:ind w:left="5114" w:hanging="360"/>
      </w:pPr>
      <w:rPr>
        <w:rFonts w:ascii="Wingdings" w:hAnsi="Wingdings" w:hint="default"/>
      </w:rPr>
    </w:lvl>
    <w:lvl w:ilvl="6" w:tplc="40090001" w:tentative="1">
      <w:start w:val="1"/>
      <w:numFmt w:val="bullet"/>
      <w:lvlText w:val=""/>
      <w:lvlJc w:val="left"/>
      <w:pPr>
        <w:ind w:left="5834" w:hanging="360"/>
      </w:pPr>
      <w:rPr>
        <w:rFonts w:ascii="Symbol" w:hAnsi="Symbol" w:hint="default"/>
      </w:rPr>
    </w:lvl>
    <w:lvl w:ilvl="7" w:tplc="40090003" w:tentative="1">
      <w:start w:val="1"/>
      <w:numFmt w:val="bullet"/>
      <w:lvlText w:val="o"/>
      <w:lvlJc w:val="left"/>
      <w:pPr>
        <w:ind w:left="6554" w:hanging="360"/>
      </w:pPr>
      <w:rPr>
        <w:rFonts w:ascii="Courier New" w:hAnsi="Courier New" w:cs="Courier New" w:hint="default"/>
      </w:rPr>
    </w:lvl>
    <w:lvl w:ilvl="8" w:tplc="40090005" w:tentative="1">
      <w:start w:val="1"/>
      <w:numFmt w:val="bullet"/>
      <w:lvlText w:val=""/>
      <w:lvlJc w:val="left"/>
      <w:pPr>
        <w:ind w:left="7274" w:hanging="360"/>
      </w:pPr>
      <w:rPr>
        <w:rFonts w:ascii="Wingdings" w:hAnsi="Wingdings" w:hint="default"/>
      </w:rPr>
    </w:lvl>
  </w:abstractNum>
  <w:abstractNum w:abstractNumId="68">
    <w:nsid w:val="7A7C4990"/>
    <w:multiLevelType w:val="singleLevel"/>
    <w:tmpl w:val="9D7895E0"/>
    <w:lvl w:ilvl="0">
      <w:start w:val="1"/>
      <w:numFmt w:val="decimal"/>
      <w:pStyle w:val="Reference"/>
      <w:lvlText w:val="[%1]"/>
      <w:lvlJc w:val="left"/>
      <w:pPr>
        <w:tabs>
          <w:tab w:val="num" w:pos="794"/>
        </w:tabs>
        <w:ind w:left="794" w:hanging="794"/>
      </w:pPr>
      <w:rPr>
        <w:b w:val="0"/>
        <w:i w:val="0"/>
      </w:rPr>
    </w:lvl>
  </w:abstractNum>
  <w:num w:numId="1">
    <w:abstractNumId w:val="68"/>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6"/>
  </w:num>
  <w:num w:numId="15">
    <w:abstractNumId w:val="49"/>
  </w:num>
  <w:num w:numId="16">
    <w:abstractNumId w:val="37"/>
  </w:num>
  <w:num w:numId="17">
    <w:abstractNumId w:val="15"/>
  </w:num>
  <w:num w:numId="18">
    <w:abstractNumId w:val="30"/>
  </w:num>
  <w:num w:numId="19">
    <w:abstractNumId w:val="48"/>
  </w:num>
  <w:num w:numId="20">
    <w:abstractNumId w:val="34"/>
  </w:num>
  <w:num w:numId="21">
    <w:abstractNumId w:val="10"/>
  </w:num>
  <w:num w:numId="22">
    <w:abstractNumId w:val="41"/>
  </w:num>
  <w:num w:numId="23">
    <w:abstractNumId w:val="17"/>
  </w:num>
  <w:num w:numId="24">
    <w:abstractNumId w:val="14"/>
  </w:num>
  <w:num w:numId="25">
    <w:abstractNumId w:val="31"/>
  </w:num>
  <w:num w:numId="26">
    <w:abstractNumId w:val="50"/>
  </w:num>
  <w:num w:numId="27">
    <w:abstractNumId w:val="65"/>
  </w:num>
  <w:num w:numId="28">
    <w:abstractNumId w:val="66"/>
  </w:num>
  <w:num w:numId="29">
    <w:abstractNumId w:val="35"/>
  </w:num>
  <w:num w:numId="30">
    <w:abstractNumId w:val="40"/>
  </w:num>
  <w:num w:numId="31">
    <w:abstractNumId w:val="27"/>
  </w:num>
  <w:num w:numId="32">
    <w:abstractNumId w:val="22"/>
  </w:num>
  <w:num w:numId="33">
    <w:abstractNumId w:val="56"/>
  </w:num>
  <w:num w:numId="34">
    <w:abstractNumId w:val="59"/>
  </w:num>
  <w:num w:numId="35">
    <w:abstractNumId w:val="62"/>
  </w:num>
  <w:num w:numId="36">
    <w:abstractNumId w:val="63"/>
  </w:num>
  <w:num w:numId="37">
    <w:abstractNumId w:val="57"/>
  </w:num>
  <w:num w:numId="38">
    <w:abstractNumId w:val="53"/>
  </w:num>
  <w:num w:numId="39">
    <w:abstractNumId w:val="64"/>
  </w:num>
  <w:num w:numId="40">
    <w:abstractNumId w:val="24"/>
  </w:num>
  <w:num w:numId="41">
    <w:abstractNumId w:val="19"/>
  </w:num>
  <w:num w:numId="42">
    <w:abstractNumId w:val="21"/>
  </w:num>
  <w:num w:numId="43">
    <w:abstractNumId w:val="45"/>
  </w:num>
  <w:num w:numId="44">
    <w:abstractNumId w:val="32"/>
  </w:num>
  <w:num w:numId="45">
    <w:abstractNumId w:val="11"/>
  </w:num>
  <w:num w:numId="46">
    <w:abstractNumId w:val="46"/>
  </w:num>
  <w:num w:numId="47">
    <w:abstractNumId w:val="52"/>
  </w:num>
  <w:num w:numId="48">
    <w:abstractNumId w:val="39"/>
  </w:num>
  <w:num w:numId="49">
    <w:abstractNumId w:val="67"/>
  </w:num>
  <w:num w:numId="50">
    <w:abstractNumId w:val="28"/>
  </w:num>
  <w:num w:numId="51">
    <w:abstractNumId w:val="38"/>
  </w:num>
  <w:num w:numId="52">
    <w:abstractNumId w:val="13"/>
  </w:num>
  <w:num w:numId="53">
    <w:abstractNumId w:val="16"/>
  </w:num>
  <w:num w:numId="54">
    <w:abstractNumId w:val="54"/>
  </w:num>
  <w:num w:numId="55">
    <w:abstractNumId w:val="55"/>
  </w:num>
  <w:num w:numId="56">
    <w:abstractNumId w:val="12"/>
  </w:num>
  <w:num w:numId="57">
    <w:abstractNumId w:val="47"/>
  </w:num>
  <w:num w:numId="58">
    <w:abstractNumId w:val="51"/>
  </w:num>
  <w:num w:numId="59">
    <w:abstractNumId w:val="43"/>
  </w:num>
  <w:num w:numId="60">
    <w:abstractNumId w:val="36"/>
  </w:num>
  <w:num w:numId="61">
    <w:abstractNumId w:val="61"/>
  </w:num>
  <w:num w:numId="62">
    <w:abstractNumId w:val="58"/>
  </w:num>
  <w:num w:numId="63">
    <w:abstractNumId w:val="33"/>
  </w:num>
  <w:num w:numId="64">
    <w:abstractNumId w:val="29"/>
  </w:num>
  <w:num w:numId="65">
    <w:abstractNumId w:val="20"/>
  </w:num>
  <w:num w:numId="66">
    <w:abstractNumId w:val="44"/>
  </w:num>
  <w:num w:numId="67">
    <w:abstractNumId w:val="42"/>
  </w:num>
  <w:num w:numId="68">
    <w:abstractNumId w:val="25"/>
  </w:num>
  <w:num w:numId="69">
    <w:abstractNumId w:val="6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removePersonalInformation/>
  <w:removeDateAndTime/>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00315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474"/>
    <w:rsid w:val="00001179"/>
    <w:rsid w:val="0000168C"/>
    <w:rsid w:val="000016BC"/>
    <w:rsid w:val="00002896"/>
    <w:rsid w:val="00003519"/>
    <w:rsid w:val="000036C6"/>
    <w:rsid w:val="00003E0D"/>
    <w:rsid w:val="000046CD"/>
    <w:rsid w:val="00004F4E"/>
    <w:rsid w:val="000053CC"/>
    <w:rsid w:val="000053D3"/>
    <w:rsid w:val="00007C60"/>
    <w:rsid w:val="0001069D"/>
    <w:rsid w:val="00010B0F"/>
    <w:rsid w:val="00010B69"/>
    <w:rsid w:val="0001140A"/>
    <w:rsid w:val="000125C2"/>
    <w:rsid w:val="00012610"/>
    <w:rsid w:val="00013122"/>
    <w:rsid w:val="0001384F"/>
    <w:rsid w:val="000152AB"/>
    <w:rsid w:val="000153E2"/>
    <w:rsid w:val="000160D7"/>
    <w:rsid w:val="0001663C"/>
    <w:rsid w:val="00016704"/>
    <w:rsid w:val="00017DA0"/>
    <w:rsid w:val="00021610"/>
    <w:rsid w:val="00022EEF"/>
    <w:rsid w:val="000233CF"/>
    <w:rsid w:val="00023676"/>
    <w:rsid w:val="00025A59"/>
    <w:rsid w:val="00025C6F"/>
    <w:rsid w:val="0002645A"/>
    <w:rsid w:val="00030B2E"/>
    <w:rsid w:val="00032F7D"/>
    <w:rsid w:val="00033809"/>
    <w:rsid w:val="000339AF"/>
    <w:rsid w:val="00033A43"/>
    <w:rsid w:val="00033F59"/>
    <w:rsid w:val="00034A2D"/>
    <w:rsid w:val="00034B70"/>
    <w:rsid w:val="00034F06"/>
    <w:rsid w:val="00034F07"/>
    <w:rsid w:val="00035AF0"/>
    <w:rsid w:val="00035B2E"/>
    <w:rsid w:val="000363F8"/>
    <w:rsid w:val="000364D8"/>
    <w:rsid w:val="000376C1"/>
    <w:rsid w:val="00037BFF"/>
    <w:rsid w:val="0004087C"/>
    <w:rsid w:val="00040E6E"/>
    <w:rsid w:val="00041CBA"/>
    <w:rsid w:val="00042198"/>
    <w:rsid w:val="000435C8"/>
    <w:rsid w:val="000436A7"/>
    <w:rsid w:val="000443CF"/>
    <w:rsid w:val="00044DB0"/>
    <w:rsid w:val="000460C1"/>
    <w:rsid w:val="00050A1D"/>
    <w:rsid w:val="0005189C"/>
    <w:rsid w:val="00051FBA"/>
    <w:rsid w:val="000524A6"/>
    <w:rsid w:val="000537F8"/>
    <w:rsid w:val="000538CE"/>
    <w:rsid w:val="00053FF9"/>
    <w:rsid w:val="000542D8"/>
    <w:rsid w:val="000543A4"/>
    <w:rsid w:val="00054B78"/>
    <w:rsid w:val="00054BA7"/>
    <w:rsid w:val="00054F3A"/>
    <w:rsid w:val="00055D47"/>
    <w:rsid w:val="00055F51"/>
    <w:rsid w:val="000567F6"/>
    <w:rsid w:val="0005783E"/>
    <w:rsid w:val="00057D89"/>
    <w:rsid w:val="00060041"/>
    <w:rsid w:val="00061599"/>
    <w:rsid w:val="00061CD2"/>
    <w:rsid w:val="00062D67"/>
    <w:rsid w:val="0006332B"/>
    <w:rsid w:val="000633ED"/>
    <w:rsid w:val="0006488F"/>
    <w:rsid w:val="00064DED"/>
    <w:rsid w:val="0006514E"/>
    <w:rsid w:val="00065306"/>
    <w:rsid w:val="000661E2"/>
    <w:rsid w:val="0006684F"/>
    <w:rsid w:val="00067198"/>
    <w:rsid w:val="00070C79"/>
    <w:rsid w:val="00070DFE"/>
    <w:rsid w:val="0007154B"/>
    <w:rsid w:val="00071A28"/>
    <w:rsid w:val="00071A57"/>
    <w:rsid w:val="00071B37"/>
    <w:rsid w:val="00072706"/>
    <w:rsid w:val="0007584F"/>
    <w:rsid w:val="00076F4D"/>
    <w:rsid w:val="0007776A"/>
    <w:rsid w:val="00077BA6"/>
    <w:rsid w:val="0008026A"/>
    <w:rsid w:val="00081317"/>
    <w:rsid w:val="000818C0"/>
    <w:rsid w:val="00081BF3"/>
    <w:rsid w:val="00082306"/>
    <w:rsid w:val="00083147"/>
    <w:rsid w:val="00084FD7"/>
    <w:rsid w:val="0008627F"/>
    <w:rsid w:val="000912DE"/>
    <w:rsid w:val="000920E9"/>
    <w:rsid w:val="0009273A"/>
    <w:rsid w:val="00095834"/>
    <w:rsid w:val="00095B57"/>
    <w:rsid w:val="00095DDA"/>
    <w:rsid w:val="00096543"/>
    <w:rsid w:val="00096722"/>
    <w:rsid w:val="00096E4B"/>
    <w:rsid w:val="0009702E"/>
    <w:rsid w:val="00097E2F"/>
    <w:rsid w:val="00097E58"/>
    <w:rsid w:val="000A1C4F"/>
    <w:rsid w:val="000A2B76"/>
    <w:rsid w:val="000A2DB4"/>
    <w:rsid w:val="000A4100"/>
    <w:rsid w:val="000A48FB"/>
    <w:rsid w:val="000A4C1A"/>
    <w:rsid w:val="000A4DF2"/>
    <w:rsid w:val="000A4E57"/>
    <w:rsid w:val="000A5215"/>
    <w:rsid w:val="000A5D6F"/>
    <w:rsid w:val="000A633F"/>
    <w:rsid w:val="000A6881"/>
    <w:rsid w:val="000A715F"/>
    <w:rsid w:val="000B095B"/>
    <w:rsid w:val="000B1222"/>
    <w:rsid w:val="000B1338"/>
    <w:rsid w:val="000B1F58"/>
    <w:rsid w:val="000B35EC"/>
    <w:rsid w:val="000B4402"/>
    <w:rsid w:val="000B5110"/>
    <w:rsid w:val="000B6F50"/>
    <w:rsid w:val="000B7B11"/>
    <w:rsid w:val="000C0102"/>
    <w:rsid w:val="000C11B7"/>
    <w:rsid w:val="000C2837"/>
    <w:rsid w:val="000C45E4"/>
    <w:rsid w:val="000C4A4A"/>
    <w:rsid w:val="000C5846"/>
    <w:rsid w:val="000C68B1"/>
    <w:rsid w:val="000C7190"/>
    <w:rsid w:val="000C75EA"/>
    <w:rsid w:val="000C7C03"/>
    <w:rsid w:val="000C7DF6"/>
    <w:rsid w:val="000D0195"/>
    <w:rsid w:val="000D0259"/>
    <w:rsid w:val="000D0A35"/>
    <w:rsid w:val="000D1E4D"/>
    <w:rsid w:val="000D4427"/>
    <w:rsid w:val="000D49B8"/>
    <w:rsid w:val="000E05D3"/>
    <w:rsid w:val="000E080B"/>
    <w:rsid w:val="000E31B2"/>
    <w:rsid w:val="000E36E1"/>
    <w:rsid w:val="000E450A"/>
    <w:rsid w:val="000E500F"/>
    <w:rsid w:val="000E63CD"/>
    <w:rsid w:val="000E6E21"/>
    <w:rsid w:val="000E76DE"/>
    <w:rsid w:val="000F0213"/>
    <w:rsid w:val="000F35EA"/>
    <w:rsid w:val="000F3BE4"/>
    <w:rsid w:val="000F4482"/>
    <w:rsid w:val="000F5474"/>
    <w:rsid w:val="000F5682"/>
    <w:rsid w:val="000F5A98"/>
    <w:rsid w:val="000F75BE"/>
    <w:rsid w:val="0010076F"/>
    <w:rsid w:val="00100F5D"/>
    <w:rsid w:val="00101BD6"/>
    <w:rsid w:val="00103300"/>
    <w:rsid w:val="00103561"/>
    <w:rsid w:val="0010451B"/>
    <w:rsid w:val="00104D20"/>
    <w:rsid w:val="00105619"/>
    <w:rsid w:val="00107F0B"/>
    <w:rsid w:val="00110005"/>
    <w:rsid w:val="001115CB"/>
    <w:rsid w:val="00111FEA"/>
    <w:rsid w:val="001123F8"/>
    <w:rsid w:val="00112E3F"/>
    <w:rsid w:val="0011387B"/>
    <w:rsid w:val="001139EF"/>
    <w:rsid w:val="00114EDB"/>
    <w:rsid w:val="0011501B"/>
    <w:rsid w:val="00115D69"/>
    <w:rsid w:val="00120047"/>
    <w:rsid w:val="00120847"/>
    <w:rsid w:val="00120CA3"/>
    <w:rsid w:val="001213CB"/>
    <w:rsid w:val="00121D21"/>
    <w:rsid w:val="00122C01"/>
    <w:rsid w:val="00122E22"/>
    <w:rsid w:val="00122E75"/>
    <w:rsid w:val="00123982"/>
    <w:rsid w:val="00123BA0"/>
    <w:rsid w:val="00124CEE"/>
    <w:rsid w:val="00125D9D"/>
    <w:rsid w:val="00125DA4"/>
    <w:rsid w:val="00126058"/>
    <w:rsid w:val="00126C67"/>
    <w:rsid w:val="001275EE"/>
    <w:rsid w:val="00127765"/>
    <w:rsid w:val="001314B1"/>
    <w:rsid w:val="00131B23"/>
    <w:rsid w:val="001323D5"/>
    <w:rsid w:val="00133938"/>
    <w:rsid w:val="001351B0"/>
    <w:rsid w:val="00135213"/>
    <w:rsid w:val="00135693"/>
    <w:rsid w:val="00135E23"/>
    <w:rsid w:val="00135FB3"/>
    <w:rsid w:val="0013704F"/>
    <w:rsid w:val="00137814"/>
    <w:rsid w:val="00141776"/>
    <w:rsid w:val="00142FA2"/>
    <w:rsid w:val="001433BF"/>
    <w:rsid w:val="00144E89"/>
    <w:rsid w:val="00145006"/>
    <w:rsid w:val="00145CFE"/>
    <w:rsid w:val="0014668A"/>
    <w:rsid w:val="00146877"/>
    <w:rsid w:val="0014729F"/>
    <w:rsid w:val="00147937"/>
    <w:rsid w:val="00147A6A"/>
    <w:rsid w:val="00150A5B"/>
    <w:rsid w:val="00150BA1"/>
    <w:rsid w:val="0015231A"/>
    <w:rsid w:val="00154768"/>
    <w:rsid w:val="00154E76"/>
    <w:rsid w:val="00156EE6"/>
    <w:rsid w:val="00157451"/>
    <w:rsid w:val="0015759D"/>
    <w:rsid w:val="00157E0E"/>
    <w:rsid w:val="00160D61"/>
    <w:rsid w:val="001617CB"/>
    <w:rsid w:val="001618A4"/>
    <w:rsid w:val="00161AAC"/>
    <w:rsid w:val="00161E63"/>
    <w:rsid w:val="00161F28"/>
    <w:rsid w:val="00162A2F"/>
    <w:rsid w:val="00162DE1"/>
    <w:rsid w:val="00163EDE"/>
    <w:rsid w:val="00164187"/>
    <w:rsid w:val="00164CCF"/>
    <w:rsid w:val="00164DB6"/>
    <w:rsid w:val="001655F5"/>
    <w:rsid w:val="001659E8"/>
    <w:rsid w:val="00165EFB"/>
    <w:rsid w:val="001661C4"/>
    <w:rsid w:val="0016680F"/>
    <w:rsid w:val="001668C5"/>
    <w:rsid w:val="00166F1D"/>
    <w:rsid w:val="00167333"/>
    <w:rsid w:val="001676D4"/>
    <w:rsid w:val="00167965"/>
    <w:rsid w:val="0017008F"/>
    <w:rsid w:val="0017164E"/>
    <w:rsid w:val="00173EA0"/>
    <w:rsid w:val="00174BB4"/>
    <w:rsid w:val="00175330"/>
    <w:rsid w:val="00175F4B"/>
    <w:rsid w:val="0017606B"/>
    <w:rsid w:val="00177A26"/>
    <w:rsid w:val="00182352"/>
    <w:rsid w:val="0018248A"/>
    <w:rsid w:val="0018415F"/>
    <w:rsid w:val="0018462A"/>
    <w:rsid w:val="00184DB8"/>
    <w:rsid w:val="00185281"/>
    <w:rsid w:val="00186D19"/>
    <w:rsid w:val="00187553"/>
    <w:rsid w:val="001875E1"/>
    <w:rsid w:val="00187D37"/>
    <w:rsid w:val="00191142"/>
    <w:rsid w:val="0019202A"/>
    <w:rsid w:val="00192D2F"/>
    <w:rsid w:val="00194343"/>
    <w:rsid w:val="00196830"/>
    <w:rsid w:val="00196F38"/>
    <w:rsid w:val="00197592"/>
    <w:rsid w:val="00197756"/>
    <w:rsid w:val="001A2D42"/>
    <w:rsid w:val="001A551F"/>
    <w:rsid w:val="001A65BE"/>
    <w:rsid w:val="001A6610"/>
    <w:rsid w:val="001B021B"/>
    <w:rsid w:val="001B0A4B"/>
    <w:rsid w:val="001B1847"/>
    <w:rsid w:val="001B26A7"/>
    <w:rsid w:val="001B3C2F"/>
    <w:rsid w:val="001B4654"/>
    <w:rsid w:val="001B5582"/>
    <w:rsid w:val="001B5DA5"/>
    <w:rsid w:val="001B5FA4"/>
    <w:rsid w:val="001C09F0"/>
    <w:rsid w:val="001C0AC2"/>
    <w:rsid w:val="001C32AB"/>
    <w:rsid w:val="001C3BB3"/>
    <w:rsid w:val="001C4333"/>
    <w:rsid w:val="001C436A"/>
    <w:rsid w:val="001C5225"/>
    <w:rsid w:val="001C63EB"/>
    <w:rsid w:val="001C645C"/>
    <w:rsid w:val="001C6859"/>
    <w:rsid w:val="001C75E1"/>
    <w:rsid w:val="001D2C71"/>
    <w:rsid w:val="001D5CA2"/>
    <w:rsid w:val="001D7F48"/>
    <w:rsid w:val="001E1DB6"/>
    <w:rsid w:val="001E2181"/>
    <w:rsid w:val="001E30DF"/>
    <w:rsid w:val="001E389A"/>
    <w:rsid w:val="001E3F19"/>
    <w:rsid w:val="001E576D"/>
    <w:rsid w:val="001E6D78"/>
    <w:rsid w:val="001F09EC"/>
    <w:rsid w:val="001F1804"/>
    <w:rsid w:val="001F1C83"/>
    <w:rsid w:val="001F2BC4"/>
    <w:rsid w:val="001F2F2C"/>
    <w:rsid w:val="001F444B"/>
    <w:rsid w:val="001F5ADA"/>
    <w:rsid w:val="001F5E53"/>
    <w:rsid w:val="002026EB"/>
    <w:rsid w:val="0020318D"/>
    <w:rsid w:val="00203B64"/>
    <w:rsid w:val="00204021"/>
    <w:rsid w:val="002040D1"/>
    <w:rsid w:val="00204CB1"/>
    <w:rsid w:val="0020500B"/>
    <w:rsid w:val="002054C9"/>
    <w:rsid w:val="002058DB"/>
    <w:rsid w:val="002059E9"/>
    <w:rsid w:val="00206443"/>
    <w:rsid w:val="0020774A"/>
    <w:rsid w:val="00210304"/>
    <w:rsid w:val="00211484"/>
    <w:rsid w:val="00211868"/>
    <w:rsid w:val="00213A15"/>
    <w:rsid w:val="00213B6D"/>
    <w:rsid w:val="00213D3A"/>
    <w:rsid w:val="002150E9"/>
    <w:rsid w:val="00215C50"/>
    <w:rsid w:val="00216352"/>
    <w:rsid w:val="002167B5"/>
    <w:rsid w:val="00220202"/>
    <w:rsid w:val="00221C4E"/>
    <w:rsid w:val="002234E8"/>
    <w:rsid w:val="00223C57"/>
    <w:rsid w:val="00224599"/>
    <w:rsid w:val="00224A83"/>
    <w:rsid w:val="00224DE8"/>
    <w:rsid w:val="0022575D"/>
    <w:rsid w:val="00225DE4"/>
    <w:rsid w:val="00225FA9"/>
    <w:rsid w:val="0022605C"/>
    <w:rsid w:val="002260A8"/>
    <w:rsid w:val="0022738F"/>
    <w:rsid w:val="00227F8C"/>
    <w:rsid w:val="00230426"/>
    <w:rsid w:val="00230F39"/>
    <w:rsid w:val="0023201A"/>
    <w:rsid w:val="00232B86"/>
    <w:rsid w:val="00235060"/>
    <w:rsid w:val="00235B4B"/>
    <w:rsid w:val="00236A43"/>
    <w:rsid w:val="00236FD6"/>
    <w:rsid w:val="00237DF6"/>
    <w:rsid w:val="0024064E"/>
    <w:rsid w:val="002409D8"/>
    <w:rsid w:val="00241834"/>
    <w:rsid w:val="002419CB"/>
    <w:rsid w:val="00243284"/>
    <w:rsid w:val="00243607"/>
    <w:rsid w:val="00243BD9"/>
    <w:rsid w:val="00243F0E"/>
    <w:rsid w:val="00244CF3"/>
    <w:rsid w:val="00245C2E"/>
    <w:rsid w:val="00246280"/>
    <w:rsid w:val="00246328"/>
    <w:rsid w:val="002469C1"/>
    <w:rsid w:val="00247C61"/>
    <w:rsid w:val="002549BC"/>
    <w:rsid w:val="00254A10"/>
    <w:rsid w:val="00255F7D"/>
    <w:rsid w:val="002561BE"/>
    <w:rsid w:val="00256CB3"/>
    <w:rsid w:val="00257503"/>
    <w:rsid w:val="00257E90"/>
    <w:rsid w:val="002601B9"/>
    <w:rsid w:val="002606D9"/>
    <w:rsid w:val="00261830"/>
    <w:rsid w:val="002627B2"/>
    <w:rsid w:val="00262D35"/>
    <w:rsid w:val="00263AEE"/>
    <w:rsid w:val="00266B0E"/>
    <w:rsid w:val="002674CA"/>
    <w:rsid w:val="00270CD1"/>
    <w:rsid w:val="00270EAE"/>
    <w:rsid w:val="00271499"/>
    <w:rsid w:val="00272AC4"/>
    <w:rsid w:val="002760AE"/>
    <w:rsid w:val="00276788"/>
    <w:rsid w:val="00277941"/>
    <w:rsid w:val="00281B1C"/>
    <w:rsid w:val="002824D4"/>
    <w:rsid w:val="0028260B"/>
    <w:rsid w:val="00282D68"/>
    <w:rsid w:val="0028344E"/>
    <w:rsid w:val="0028451E"/>
    <w:rsid w:val="00284784"/>
    <w:rsid w:val="00284A93"/>
    <w:rsid w:val="002851CA"/>
    <w:rsid w:val="00285504"/>
    <w:rsid w:val="00285715"/>
    <w:rsid w:val="00286044"/>
    <w:rsid w:val="0028644F"/>
    <w:rsid w:val="00286564"/>
    <w:rsid w:val="0029177D"/>
    <w:rsid w:val="0029503D"/>
    <w:rsid w:val="0029591A"/>
    <w:rsid w:val="0029600E"/>
    <w:rsid w:val="00296290"/>
    <w:rsid w:val="00296745"/>
    <w:rsid w:val="002A03FE"/>
    <w:rsid w:val="002A067A"/>
    <w:rsid w:val="002A06E9"/>
    <w:rsid w:val="002A0BAD"/>
    <w:rsid w:val="002A1145"/>
    <w:rsid w:val="002A140C"/>
    <w:rsid w:val="002A24A1"/>
    <w:rsid w:val="002A31D8"/>
    <w:rsid w:val="002A3599"/>
    <w:rsid w:val="002A3E84"/>
    <w:rsid w:val="002A48BB"/>
    <w:rsid w:val="002A5E43"/>
    <w:rsid w:val="002A724A"/>
    <w:rsid w:val="002A7397"/>
    <w:rsid w:val="002A7964"/>
    <w:rsid w:val="002B0468"/>
    <w:rsid w:val="002B1143"/>
    <w:rsid w:val="002B1AE5"/>
    <w:rsid w:val="002B1DB6"/>
    <w:rsid w:val="002B2354"/>
    <w:rsid w:val="002B2793"/>
    <w:rsid w:val="002B4826"/>
    <w:rsid w:val="002B6DD4"/>
    <w:rsid w:val="002B7742"/>
    <w:rsid w:val="002B78A1"/>
    <w:rsid w:val="002C01F7"/>
    <w:rsid w:val="002C0772"/>
    <w:rsid w:val="002C0C26"/>
    <w:rsid w:val="002C344B"/>
    <w:rsid w:val="002C3A50"/>
    <w:rsid w:val="002C3BF6"/>
    <w:rsid w:val="002C46F7"/>
    <w:rsid w:val="002C4A38"/>
    <w:rsid w:val="002C7075"/>
    <w:rsid w:val="002D0DFF"/>
    <w:rsid w:val="002D1F68"/>
    <w:rsid w:val="002D400A"/>
    <w:rsid w:val="002D4276"/>
    <w:rsid w:val="002D4744"/>
    <w:rsid w:val="002D50FD"/>
    <w:rsid w:val="002D5CB4"/>
    <w:rsid w:val="002D7904"/>
    <w:rsid w:val="002D79EC"/>
    <w:rsid w:val="002D7C9A"/>
    <w:rsid w:val="002D7F1A"/>
    <w:rsid w:val="002E017B"/>
    <w:rsid w:val="002E06C2"/>
    <w:rsid w:val="002E2150"/>
    <w:rsid w:val="002E296E"/>
    <w:rsid w:val="002E2DBA"/>
    <w:rsid w:val="002E37F7"/>
    <w:rsid w:val="002E3A50"/>
    <w:rsid w:val="002E3B25"/>
    <w:rsid w:val="002E5A7E"/>
    <w:rsid w:val="002E5F24"/>
    <w:rsid w:val="002E74D2"/>
    <w:rsid w:val="002F00C1"/>
    <w:rsid w:val="002F1709"/>
    <w:rsid w:val="002F1B6B"/>
    <w:rsid w:val="002F2261"/>
    <w:rsid w:val="002F31D8"/>
    <w:rsid w:val="002F3D04"/>
    <w:rsid w:val="002F3F75"/>
    <w:rsid w:val="002F401C"/>
    <w:rsid w:val="002F458A"/>
    <w:rsid w:val="002F4B00"/>
    <w:rsid w:val="002F5687"/>
    <w:rsid w:val="002F70A7"/>
    <w:rsid w:val="002F7618"/>
    <w:rsid w:val="002F7BD4"/>
    <w:rsid w:val="00301ECE"/>
    <w:rsid w:val="00301F64"/>
    <w:rsid w:val="00303124"/>
    <w:rsid w:val="00303143"/>
    <w:rsid w:val="003038E7"/>
    <w:rsid w:val="00303ECF"/>
    <w:rsid w:val="00303ED3"/>
    <w:rsid w:val="00303EF7"/>
    <w:rsid w:val="003044D8"/>
    <w:rsid w:val="00304AC1"/>
    <w:rsid w:val="0030564B"/>
    <w:rsid w:val="0030578D"/>
    <w:rsid w:val="00305AEE"/>
    <w:rsid w:val="00305D0F"/>
    <w:rsid w:val="0030600B"/>
    <w:rsid w:val="00306230"/>
    <w:rsid w:val="0031025D"/>
    <w:rsid w:val="003107A7"/>
    <w:rsid w:val="00310CA3"/>
    <w:rsid w:val="003114DA"/>
    <w:rsid w:val="00311FCC"/>
    <w:rsid w:val="00312C97"/>
    <w:rsid w:val="00313158"/>
    <w:rsid w:val="00313775"/>
    <w:rsid w:val="003138FA"/>
    <w:rsid w:val="0031440E"/>
    <w:rsid w:val="003163D7"/>
    <w:rsid w:val="00317C9C"/>
    <w:rsid w:val="0032042F"/>
    <w:rsid w:val="003216A0"/>
    <w:rsid w:val="00321B9D"/>
    <w:rsid w:val="00322FE1"/>
    <w:rsid w:val="00323281"/>
    <w:rsid w:val="003233F2"/>
    <w:rsid w:val="00323D56"/>
    <w:rsid w:val="003256AE"/>
    <w:rsid w:val="003257BE"/>
    <w:rsid w:val="00325849"/>
    <w:rsid w:val="003278C4"/>
    <w:rsid w:val="00327DE0"/>
    <w:rsid w:val="003300E4"/>
    <w:rsid w:val="003306D9"/>
    <w:rsid w:val="00330795"/>
    <w:rsid w:val="0033116A"/>
    <w:rsid w:val="00331C3E"/>
    <w:rsid w:val="0033269E"/>
    <w:rsid w:val="0033318C"/>
    <w:rsid w:val="00333460"/>
    <w:rsid w:val="00333619"/>
    <w:rsid w:val="003339BD"/>
    <w:rsid w:val="003339FB"/>
    <w:rsid w:val="00334943"/>
    <w:rsid w:val="00336723"/>
    <w:rsid w:val="003376CD"/>
    <w:rsid w:val="00337929"/>
    <w:rsid w:val="0034026E"/>
    <w:rsid w:val="00340A17"/>
    <w:rsid w:val="00341015"/>
    <w:rsid w:val="00342954"/>
    <w:rsid w:val="00342CC3"/>
    <w:rsid w:val="00342D34"/>
    <w:rsid w:val="0034331A"/>
    <w:rsid w:val="0034379A"/>
    <w:rsid w:val="003454F0"/>
    <w:rsid w:val="00346F84"/>
    <w:rsid w:val="0034758A"/>
    <w:rsid w:val="0034770C"/>
    <w:rsid w:val="00351B07"/>
    <w:rsid w:val="003521CA"/>
    <w:rsid w:val="003525D8"/>
    <w:rsid w:val="00353452"/>
    <w:rsid w:val="00355533"/>
    <w:rsid w:val="0035578D"/>
    <w:rsid w:val="0035647D"/>
    <w:rsid w:val="00360EF1"/>
    <w:rsid w:val="0036178C"/>
    <w:rsid w:val="00361A2C"/>
    <w:rsid w:val="00362BB5"/>
    <w:rsid w:val="00366C6C"/>
    <w:rsid w:val="00370DCC"/>
    <w:rsid w:val="00373795"/>
    <w:rsid w:val="00373817"/>
    <w:rsid w:val="00373B08"/>
    <w:rsid w:val="00374559"/>
    <w:rsid w:val="00374AB4"/>
    <w:rsid w:val="00376455"/>
    <w:rsid w:val="00376DB3"/>
    <w:rsid w:val="00376F27"/>
    <w:rsid w:val="0037719E"/>
    <w:rsid w:val="003771F4"/>
    <w:rsid w:val="00377B8B"/>
    <w:rsid w:val="00377F34"/>
    <w:rsid w:val="00380CA6"/>
    <w:rsid w:val="00384226"/>
    <w:rsid w:val="00384C64"/>
    <w:rsid w:val="00385B69"/>
    <w:rsid w:val="003865CD"/>
    <w:rsid w:val="003870F7"/>
    <w:rsid w:val="003877B3"/>
    <w:rsid w:val="003879A0"/>
    <w:rsid w:val="00390C8C"/>
    <w:rsid w:val="0039131C"/>
    <w:rsid w:val="0039156A"/>
    <w:rsid w:val="003933C8"/>
    <w:rsid w:val="003939AC"/>
    <w:rsid w:val="003941D9"/>
    <w:rsid w:val="00394782"/>
    <w:rsid w:val="003948D5"/>
    <w:rsid w:val="00395683"/>
    <w:rsid w:val="003957E8"/>
    <w:rsid w:val="00396171"/>
    <w:rsid w:val="003A077C"/>
    <w:rsid w:val="003A0CF4"/>
    <w:rsid w:val="003A511E"/>
    <w:rsid w:val="003A6401"/>
    <w:rsid w:val="003B0D48"/>
    <w:rsid w:val="003B0E69"/>
    <w:rsid w:val="003B1BAE"/>
    <w:rsid w:val="003B1CF7"/>
    <w:rsid w:val="003B2565"/>
    <w:rsid w:val="003B3361"/>
    <w:rsid w:val="003B534B"/>
    <w:rsid w:val="003B55F5"/>
    <w:rsid w:val="003B61E7"/>
    <w:rsid w:val="003B687F"/>
    <w:rsid w:val="003B68F7"/>
    <w:rsid w:val="003C0628"/>
    <w:rsid w:val="003C0EB5"/>
    <w:rsid w:val="003C1AB1"/>
    <w:rsid w:val="003C4451"/>
    <w:rsid w:val="003C4E65"/>
    <w:rsid w:val="003C6952"/>
    <w:rsid w:val="003D1558"/>
    <w:rsid w:val="003D207A"/>
    <w:rsid w:val="003D285D"/>
    <w:rsid w:val="003D2D75"/>
    <w:rsid w:val="003D4040"/>
    <w:rsid w:val="003D5435"/>
    <w:rsid w:val="003D560F"/>
    <w:rsid w:val="003D5D40"/>
    <w:rsid w:val="003D6AD3"/>
    <w:rsid w:val="003D6BB3"/>
    <w:rsid w:val="003D6ED1"/>
    <w:rsid w:val="003D76DA"/>
    <w:rsid w:val="003E083E"/>
    <w:rsid w:val="003E08A5"/>
    <w:rsid w:val="003E2F2E"/>
    <w:rsid w:val="003E30A7"/>
    <w:rsid w:val="003E5470"/>
    <w:rsid w:val="003E5AEB"/>
    <w:rsid w:val="003F0972"/>
    <w:rsid w:val="003F0EFE"/>
    <w:rsid w:val="003F2E82"/>
    <w:rsid w:val="003F31C3"/>
    <w:rsid w:val="003F39DA"/>
    <w:rsid w:val="003F3C40"/>
    <w:rsid w:val="003F47CD"/>
    <w:rsid w:val="003F49D1"/>
    <w:rsid w:val="003F4BE7"/>
    <w:rsid w:val="003F52AE"/>
    <w:rsid w:val="003F56F6"/>
    <w:rsid w:val="003F64AB"/>
    <w:rsid w:val="003F7063"/>
    <w:rsid w:val="003F7CFA"/>
    <w:rsid w:val="00400512"/>
    <w:rsid w:val="00400876"/>
    <w:rsid w:val="00401132"/>
    <w:rsid w:val="004011BD"/>
    <w:rsid w:val="00404400"/>
    <w:rsid w:val="00405618"/>
    <w:rsid w:val="00405957"/>
    <w:rsid w:val="00405C72"/>
    <w:rsid w:val="00405E9F"/>
    <w:rsid w:val="004065E7"/>
    <w:rsid w:val="00406700"/>
    <w:rsid w:val="00407929"/>
    <w:rsid w:val="00407ECB"/>
    <w:rsid w:val="00410C16"/>
    <w:rsid w:val="00412742"/>
    <w:rsid w:val="004137CC"/>
    <w:rsid w:val="004176CB"/>
    <w:rsid w:val="00417E20"/>
    <w:rsid w:val="00420BA5"/>
    <w:rsid w:val="004214F9"/>
    <w:rsid w:val="004218DB"/>
    <w:rsid w:val="00422AAD"/>
    <w:rsid w:val="00424126"/>
    <w:rsid w:val="00424460"/>
    <w:rsid w:val="004247CA"/>
    <w:rsid w:val="004249FD"/>
    <w:rsid w:val="00426218"/>
    <w:rsid w:val="00426E88"/>
    <w:rsid w:val="00430C01"/>
    <w:rsid w:val="00430FCC"/>
    <w:rsid w:val="00431EF3"/>
    <w:rsid w:val="00431F75"/>
    <w:rsid w:val="0043234C"/>
    <w:rsid w:val="004329B7"/>
    <w:rsid w:val="00432F2C"/>
    <w:rsid w:val="004341DD"/>
    <w:rsid w:val="00434C96"/>
    <w:rsid w:val="00434EF7"/>
    <w:rsid w:val="00436C7E"/>
    <w:rsid w:val="00437F28"/>
    <w:rsid w:val="00440028"/>
    <w:rsid w:val="00441192"/>
    <w:rsid w:val="004412DF"/>
    <w:rsid w:val="0044167C"/>
    <w:rsid w:val="0044176E"/>
    <w:rsid w:val="004418ED"/>
    <w:rsid w:val="00444BE5"/>
    <w:rsid w:val="0044543E"/>
    <w:rsid w:val="00446AD9"/>
    <w:rsid w:val="00447FCF"/>
    <w:rsid w:val="004502FC"/>
    <w:rsid w:val="00450567"/>
    <w:rsid w:val="004506C1"/>
    <w:rsid w:val="00451855"/>
    <w:rsid w:val="0045266E"/>
    <w:rsid w:val="004531CA"/>
    <w:rsid w:val="00453ED7"/>
    <w:rsid w:val="004541D3"/>
    <w:rsid w:val="004543EB"/>
    <w:rsid w:val="0045440C"/>
    <w:rsid w:val="004548F6"/>
    <w:rsid w:val="0045509D"/>
    <w:rsid w:val="00455302"/>
    <w:rsid w:val="00455982"/>
    <w:rsid w:val="00457150"/>
    <w:rsid w:val="004577F6"/>
    <w:rsid w:val="00460A38"/>
    <w:rsid w:val="004614A5"/>
    <w:rsid w:val="00462111"/>
    <w:rsid w:val="004625EB"/>
    <w:rsid w:val="00463B82"/>
    <w:rsid w:val="00465289"/>
    <w:rsid w:val="0046538A"/>
    <w:rsid w:val="00465A47"/>
    <w:rsid w:val="0046639B"/>
    <w:rsid w:val="00466C7D"/>
    <w:rsid w:val="00466E23"/>
    <w:rsid w:val="0046785C"/>
    <w:rsid w:val="00467901"/>
    <w:rsid w:val="004679CA"/>
    <w:rsid w:val="004718C2"/>
    <w:rsid w:val="00472143"/>
    <w:rsid w:val="00472605"/>
    <w:rsid w:val="004736FF"/>
    <w:rsid w:val="0047487E"/>
    <w:rsid w:val="0047633A"/>
    <w:rsid w:val="00476827"/>
    <w:rsid w:val="00476A66"/>
    <w:rsid w:val="0047708F"/>
    <w:rsid w:val="00477182"/>
    <w:rsid w:val="00477702"/>
    <w:rsid w:val="00480241"/>
    <w:rsid w:val="004802C0"/>
    <w:rsid w:val="0048300A"/>
    <w:rsid w:val="004840D2"/>
    <w:rsid w:val="0048426E"/>
    <w:rsid w:val="00484C1E"/>
    <w:rsid w:val="0048529C"/>
    <w:rsid w:val="00486BFC"/>
    <w:rsid w:val="00490282"/>
    <w:rsid w:val="00490B7D"/>
    <w:rsid w:val="00491653"/>
    <w:rsid w:val="004927EF"/>
    <w:rsid w:val="00493358"/>
    <w:rsid w:val="00493E20"/>
    <w:rsid w:val="0049448E"/>
    <w:rsid w:val="004946D7"/>
    <w:rsid w:val="00494819"/>
    <w:rsid w:val="004956BC"/>
    <w:rsid w:val="00495B9D"/>
    <w:rsid w:val="00495C0A"/>
    <w:rsid w:val="00496E98"/>
    <w:rsid w:val="004972A5"/>
    <w:rsid w:val="004A0E52"/>
    <w:rsid w:val="004A11A7"/>
    <w:rsid w:val="004A1E5F"/>
    <w:rsid w:val="004A2DCC"/>
    <w:rsid w:val="004A3468"/>
    <w:rsid w:val="004A59DB"/>
    <w:rsid w:val="004A70B7"/>
    <w:rsid w:val="004A71AD"/>
    <w:rsid w:val="004A7B9C"/>
    <w:rsid w:val="004B07B7"/>
    <w:rsid w:val="004B07C9"/>
    <w:rsid w:val="004B09C5"/>
    <w:rsid w:val="004B09D9"/>
    <w:rsid w:val="004B1292"/>
    <w:rsid w:val="004B2838"/>
    <w:rsid w:val="004B351D"/>
    <w:rsid w:val="004B41F9"/>
    <w:rsid w:val="004B43BC"/>
    <w:rsid w:val="004B503F"/>
    <w:rsid w:val="004B6901"/>
    <w:rsid w:val="004C0A69"/>
    <w:rsid w:val="004C1450"/>
    <w:rsid w:val="004C5AEE"/>
    <w:rsid w:val="004C6894"/>
    <w:rsid w:val="004C6898"/>
    <w:rsid w:val="004C6B50"/>
    <w:rsid w:val="004C6DDB"/>
    <w:rsid w:val="004C742C"/>
    <w:rsid w:val="004C7B77"/>
    <w:rsid w:val="004C7CD8"/>
    <w:rsid w:val="004D0221"/>
    <w:rsid w:val="004D0AC9"/>
    <w:rsid w:val="004D0F8D"/>
    <w:rsid w:val="004D21C4"/>
    <w:rsid w:val="004D2BCC"/>
    <w:rsid w:val="004D3534"/>
    <w:rsid w:val="004D3F33"/>
    <w:rsid w:val="004D4694"/>
    <w:rsid w:val="004D5B34"/>
    <w:rsid w:val="004D5E61"/>
    <w:rsid w:val="004E051F"/>
    <w:rsid w:val="004E1080"/>
    <w:rsid w:val="004E17B6"/>
    <w:rsid w:val="004E2543"/>
    <w:rsid w:val="004E414C"/>
    <w:rsid w:val="004E44C9"/>
    <w:rsid w:val="004E576E"/>
    <w:rsid w:val="004E5DDC"/>
    <w:rsid w:val="004E5FD6"/>
    <w:rsid w:val="004E6003"/>
    <w:rsid w:val="004E6EB4"/>
    <w:rsid w:val="004E7561"/>
    <w:rsid w:val="004E78CC"/>
    <w:rsid w:val="004F0A36"/>
    <w:rsid w:val="004F1563"/>
    <w:rsid w:val="004F2A6C"/>
    <w:rsid w:val="004F2C3D"/>
    <w:rsid w:val="004F37FF"/>
    <w:rsid w:val="004F3B55"/>
    <w:rsid w:val="004F3C1D"/>
    <w:rsid w:val="004F3F43"/>
    <w:rsid w:val="004F423C"/>
    <w:rsid w:val="004F4DC3"/>
    <w:rsid w:val="004F4F0A"/>
    <w:rsid w:val="004F5B37"/>
    <w:rsid w:val="004F6E03"/>
    <w:rsid w:val="004F716D"/>
    <w:rsid w:val="004F7410"/>
    <w:rsid w:val="00500A7A"/>
    <w:rsid w:val="00501B06"/>
    <w:rsid w:val="0050271C"/>
    <w:rsid w:val="00503D58"/>
    <w:rsid w:val="00505D5D"/>
    <w:rsid w:val="005065A8"/>
    <w:rsid w:val="005077D9"/>
    <w:rsid w:val="0051020A"/>
    <w:rsid w:val="00510358"/>
    <w:rsid w:val="00510F45"/>
    <w:rsid w:val="005113F4"/>
    <w:rsid w:val="00511808"/>
    <w:rsid w:val="00511EE1"/>
    <w:rsid w:val="00512B81"/>
    <w:rsid w:val="0051335C"/>
    <w:rsid w:val="00514B2F"/>
    <w:rsid w:val="00515C41"/>
    <w:rsid w:val="00516DBC"/>
    <w:rsid w:val="00517429"/>
    <w:rsid w:val="00520330"/>
    <w:rsid w:val="00520A44"/>
    <w:rsid w:val="00522535"/>
    <w:rsid w:val="005227EE"/>
    <w:rsid w:val="005237EE"/>
    <w:rsid w:val="00523BC2"/>
    <w:rsid w:val="005259D9"/>
    <w:rsid w:val="00526458"/>
    <w:rsid w:val="005300F1"/>
    <w:rsid w:val="00530620"/>
    <w:rsid w:val="00530C8D"/>
    <w:rsid w:val="005333CA"/>
    <w:rsid w:val="00533D85"/>
    <w:rsid w:val="00534A1B"/>
    <w:rsid w:val="00535413"/>
    <w:rsid w:val="0053598F"/>
    <w:rsid w:val="00535A60"/>
    <w:rsid w:val="00536F93"/>
    <w:rsid w:val="005377C2"/>
    <w:rsid w:val="00540474"/>
    <w:rsid w:val="00541F46"/>
    <w:rsid w:val="0054288B"/>
    <w:rsid w:val="00543036"/>
    <w:rsid w:val="00543C38"/>
    <w:rsid w:val="00545AED"/>
    <w:rsid w:val="005510E2"/>
    <w:rsid w:val="00551E24"/>
    <w:rsid w:val="005527A0"/>
    <w:rsid w:val="0055314F"/>
    <w:rsid w:val="005539F7"/>
    <w:rsid w:val="00554AC6"/>
    <w:rsid w:val="00554C59"/>
    <w:rsid w:val="00555BF1"/>
    <w:rsid w:val="00555E6A"/>
    <w:rsid w:val="00555ED9"/>
    <w:rsid w:val="00556895"/>
    <w:rsid w:val="00556EB6"/>
    <w:rsid w:val="005572A4"/>
    <w:rsid w:val="00560BA0"/>
    <w:rsid w:val="00560C4F"/>
    <w:rsid w:val="0056108C"/>
    <w:rsid w:val="0056118A"/>
    <w:rsid w:val="00561CB5"/>
    <w:rsid w:val="00562035"/>
    <w:rsid w:val="0056258E"/>
    <w:rsid w:val="005649FA"/>
    <w:rsid w:val="00566748"/>
    <w:rsid w:val="005678A6"/>
    <w:rsid w:val="005708ED"/>
    <w:rsid w:val="00572028"/>
    <w:rsid w:val="00572CCE"/>
    <w:rsid w:val="00573115"/>
    <w:rsid w:val="005739B1"/>
    <w:rsid w:val="005741ED"/>
    <w:rsid w:val="005744AE"/>
    <w:rsid w:val="00576A5A"/>
    <w:rsid w:val="00576B97"/>
    <w:rsid w:val="00576BF7"/>
    <w:rsid w:val="005807C0"/>
    <w:rsid w:val="0058244B"/>
    <w:rsid w:val="00582792"/>
    <w:rsid w:val="00584AA5"/>
    <w:rsid w:val="00585796"/>
    <w:rsid w:val="0058664C"/>
    <w:rsid w:val="00586719"/>
    <w:rsid w:val="00586DD9"/>
    <w:rsid w:val="00586E04"/>
    <w:rsid w:val="00587E53"/>
    <w:rsid w:val="00593183"/>
    <w:rsid w:val="00593848"/>
    <w:rsid w:val="00594017"/>
    <w:rsid w:val="005943B7"/>
    <w:rsid w:val="005955D5"/>
    <w:rsid w:val="00595777"/>
    <w:rsid w:val="00596928"/>
    <w:rsid w:val="00596A71"/>
    <w:rsid w:val="00596A9A"/>
    <w:rsid w:val="005976F4"/>
    <w:rsid w:val="005A0441"/>
    <w:rsid w:val="005A0AD9"/>
    <w:rsid w:val="005A0DB5"/>
    <w:rsid w:val="005A141B"/>
    <w:rsid w:val="005A221F"/>
    <w:rsid w:val="005A3AF8"/>
    <w:rsid w:val="005A61F8"/>
    <w:rsid w:val="005A67F9"/>
    <w:rsid w:val="005B01B3"/>
    <w:rsid w:val="005B03B3"/>
    <w:rsid w:val="005B138B"/>
    <w:rsid w:val="005B19C4"/>
    <w:rsid w:val="005B1EC3"/>
    <w:rsid w:val="005B2057"/>
    <w:rsid w:val="005B2986"/>
    <w:rsid w:val="005B3416"/>
    <w:rsid w:val="005B3E6F"/>
    <w:rsid w:val="005B4A09"/>
    <w:rsid w:val="005B4E05"/>
    <w:rsid w:val="005B4FE2"/>
    <w:rsid w:val="005B5981"/>
    <w:rsid w:val="005B5EC8"/>
    <w:rsid w:val="005B62EE"/>
    <w:rsid w:val="005C1626"/>
    <w:rsid w:val="005C21CE"/>
    <w:rsid w:val="005C2724"/>
    <w:rsid w:val="005C43ED"/>
    <w:rsid w:val="005C45B6"/>
    <w:rsid w:val="005C4F00"/>
    <w:rsid w:val="005C65F4"/>
    <w:rsid w:val="005C7B34"/>
    <w:rsid w:val="005D07C7"/>
    <w:rsid w:val="005D0DC9"/>
    <w:rsid w:val="005D10DE"/>
    <w:rsid w:val="005D18FD"/>
    <w:rsid w:val="005D3DAE"/>
    <w:rsid w:val="005D4DC2"/>
    <w:rsid w:val="005D5EFA"/>
    <w:rsid w:val="005D6C5A"/>
    <w:rsid w:val="005E178F"/>
    <w:rsid w:val="005E22B7"/>
    <w:rsid w:val="005E2948"/>
    <w:rsid w:val="005E2FB6"/>
    <w:rsid w:val="005E4812"/>
    <w:rsid w:val="005E6C5D"/>
    <w:rsid w:val="005E743F"/>
    <w:rsid w:val="005E7461"/>
    <w:rsid w:val="005E7812"/>
    <w:rsid w:val="005F11C7"/>
    <w:rsid w:val="005F2960"/>
    <w:rsid w:val="005F4109"/>
    <w:rsid w:val="005F454B"/>
    <w:rsid w:val="005F4BE0"/>
    <w:rsid w:val="005F5ECB"/>
    <w:rsid w:val="005F7638"/>
    <w:rsid w:val="005F7B28"/>
    <w:rsid w:val="0060011A"/>
    <w:rsid w:val="0060024B"/>
    <w:rsid w:val="00600C02"/>
    <w:rsid w:val="00601FD8"/>
    <w:rsid w:val="00602998"/>
    <w:rsid w:val="006032A4"/>
    <w:rsid w:val="00603CCE"/>
    <w:rsid w:val="00604DB7"/>
    <w:rsid w:val="006052E8"/>
    <w:rsid w:val="006055AA"/>
    <w:rsid w:val="006064DA"/>
    <w:rsid w:val="0060674D"/>
    <w:rsid w:val="00606FED"/>
    <w:rsid w:val="00611C38"/>
    <w:rsid w:val="00611FC6"/>
    <w:rsid w:val="00612546"/>
    <w:rsid w:val="00612A79"/>
    <w:rsid w:val="00612BCC"/>
    <w:rsid w:val="00612F6A"/>
    <w:rsid w:val="00612F9A"/>
    <w:rsid w:val="006137A8"/>
    <w:rsid w:val="00615C55"/>
    <w:rsid w:val="00616E1C"/>
    <w:rsid w:val="00617974"/>
    <w:rsid w:val="00617CFF"/>
    <w:rsid w:val="00617D0C"/>
    <w:rsid w:val="00620009"/>
    <w:rsid w:val="006204B1"/>
    <w:rsid w:val="006225B5"/>
    <w:rsid w:val="006229FD"/>
    <w:rsid w:val="00624A22"/>
    <w:rsid w:val="00626E0C"/>
    <w:rsid w:val="006305C8"/>
    <w:rsid w:val="006310A7"/>
    <w:rsid w:val="006320E7"/>
    <w:rsid w:val="00632D50"/>
    <w:rsid w:val="00632FE4"/>
    <w:rsid w:val="00633D32"/>
    <w:rsid w:val="00635180"/>
    <w:rsid w:val="00635AD6"/>
    <w:rsid w:val="0063690E"/>
    <w:rsid w:val="00636AF5"/>
    <w:rsid w:val="0063732A"/>
    <w:rsid w:val="00640ACD"/>
    <w:rsid w:val="00640F2D"/>
    <w:rsid w:val="0064119B"/>
    <w:rsid w:val="006416E0"/>
    <w:rsid w:val="00642F12"/>
    <w:rsid w:val="006450D2"/>
    <w:rsid w:val="00645B16"/>
    <w:rsid w:val="00645D56"/>
    <w:rsid w:val="00645F99"/>
    <w:rsid w:val="00650BE7"/>
    <w:rsid w:val="00651872"/>
    <w:rsid w:val="00651EB3"/>
    <w:rsid w:val="00651F27"/>
    <w:rsid w:val="0065204B"/>
    <w:rsid w:val="00652DD9"/>
    <w:rsid w:val="00653253"/>
    <w:rsid w:val="00653778"/>
    <w:rsid w:val="00653898"/>
    <w:rsid w:val="00653D97"/>
    <w:rsid w:val="00653E44"/>
    <w:rsid w:val="00654BB9"/>
    <w:rsid w:val="0065596C"/>
    <w:rsid w:val="006559AB"/>
    <w:rsid w:val="0065700C"/>
    <w:rsid w:val="00657170"/>
    <w:rsid w:val="00657BAF"/>
    <w:rsid w:val="0066021A"/>
    <w:rsid w:val="0066031B"/>
    <w:rsid w:val="00661018"/>
    <w:rsid w:val="00661143"/>
    <w:rsid w:val="006629A4"/>
    <w:rsid w:val="00663400"/>
    <w:rsid w:val="00663FBC"/>
    <w:rsid w:val="00664654"/>
    <w:rsid w:val="006647CE"/>
    <w:rsid w:val="00664F4C"/>
    <w:rsid w:val="0066547C"/>
    <w:rsid w:val="00665C62"/>
    <w:rsid w:val="00666FCD"/>
    <w:rsid w:val="00667515"/>
    <w:rsid w:val="00667760"/>
    <w:rsid w:val="00667C55"/>
    <w:rsid w:val="00670012"/>
    <w:rsid w:val="0067078A"/>
    <w:rsid w:val="00671103"/>
    <w:rsid w:val="006723C9"/>
    <w:rsid w:val="006743DF"/>
    <w:rsid w:val="00674410"/>
    <w:rsid w:val="0067545D"/>
    <w:rsid w:val="00675BF3"/>
    <w:rsid w:val="00680E7C"/>
    <w:rsid w:val="00681F48"/>
    <w:rsid w:val="0068264B"/>
    <w:rsid w:val="00682E83"/>
    <w:rsid w:val="00682F4D"/>
    <w:rsid w:val="00683030"/>
    <w:rsid w:val="00683228"/>
    <w:rsid w:val="00683304"/>
    <w:rsid w:val="00683D8C"/>
    <w:rsid w:val="00684680"/>
    <w:rsid w:val="006849CC"/>
    <w:rsid w:val="006855A5"/>
    <w:rsid w:val="00685BC8"/>
    <w:rsid w:val="00685C2F"/>
    <w:rsid w:val="00686823"/>
    <w:rsid w:val="00687F31"/>
    <w:rsid w:val="00690B50"/>
    <w:rsid w:val="0069150E"/>
    <w:rsid w:val="00693373"/>
    <w:rsid w:val="006935EC"/>
    <w:rsid w:val="0069376A"/>
    <w:rsid w:val="00693854"/>
    <w:rsid w:val="00694A08"/>
    <w:rsid w:val="00694B38"/>
    <w:rsid w:val="00694FE6"/>
    <w:rsid w:val="00696A10"/>
    <w:rsid w:val="00697BCF"/>
    <w:rsid w:val="006A057C"/>
    <w:rsid w:val="006A16CB"/>
    <w:rsid w:val="006A1B32"/>
    <w:rsid w:val="006A1E2C"/>
    <w:rsid w:val="006A21C2"/>
    <w:rsid w:val="006A2288"/>
    <w:rsid w:val="006A41E8"/>
    <w:rsid w:val="006A5D6F"/>
    <w:rsid w:val="006A5FAB"/>
    <w:rsid w:val="006A73C1"/>
    <w:rsid w:val="006A7551"/>
    <w:rsid w:val="006A7A9B"/>
    <w:rsid w:val="006A7F52"/>
    <w:rsid w:val="006B0497"/>
    <w:rsid w:val="006B187B"/>
    <w:rsid w:val="006B31A1"/>
    <w:rsid w:val="006B4D82"/>
    <w:rsid w:val="006B577E"/>
    <w:rsid w:val="006B6970"/>
    <w:rsid w:val="006B72C6"/>
    <w:rsid w:val="006B7FD0"/>
    <w:rsid w:val="006C0BB0"/>
    <w:rsid w:val="006C1B92"/>
    <w:rsid w:val="006C2047"/>
    <w:rsid w:val="006C2103"/>
    <w:rsid w:val="006C427D"/>
    <w:rsid w:val="006C4A13"/>
    <w:rsid w:val="006D09C4"/>
    <w:rsid w:val="006D19D1"/>
    <w:rsid w:val="006D1D80"/>
    <w:rsid w:val="006D37B5"/>
    <w:rsid w:val="006D3EAF"/>
    <w:rsid w:val="006D433C"/>
    <w:rsid w:val="006D5563"/>
    <w:rsid w:val="006D55B5"/>
    <w:rsid w:val="006D5887"/>
    <w:rsid w:val="006D6020"/>
    <w:rsid w:val="006D75FB"/>
    <w:rsid w:val="006D797A"/>
    <w:rsid w:val="006D7C53"/>
    <w:rsid w:val="006E19AB"/>
    <w:rsid w:val="006E2EF1"/>
    <w:rsid w:val="006E323C"/>
    <w:rsid w:val="006E32C3"/>
    <w:rsid w:val="006E5445"/>
    <w:rsid w:val="006E56D0"/>
    <w:rsid w:val="006E5B22"/>
    <w:rsid w:val="006E5FAE"/>
    <w:rsid w:val="006E67DF"/>
    <w:rsid w:val="006E7669"/>
    <w:rsid w:val="006E7C47"/>
    <w:rsid w:val="006E7F21"/>
    <w:rsid w:val="006F05B3"/>
    <w:rsid w:val="006F14EC"/>
    <w:rsid w:val="006F1604"/>
    <w:rsid w:val="006F1993"/>
    <w:rsid w:val="006F243C"/>
    <w:rsid w:val="006F2848"/>
    <w:rsid w:val="006F341E"/>
    <w:rsid w:val="006F5D7D"/>
    <w:rsid w:val="006F7397"/>
    <w:rsid w:val="00703A90"/>
    <w:rsid w:val="00703F80"/>
    <w:rsid w:val="00704465"/>
    <w:rsid w:val="00705069"/>
    <w:rsid w:val="007060E4"/>
    <w:rsid w:val="00706186"/>
    <w:rsid w:val="007061BD"/>
    <w:rsid w:val="007064A9"/>
    <w:rsid w:val="00706821"/>
    <w:rsid w:val="00706A89"/>
    <w:rsid w:val="00706FBD"/>
    <w:rsid w:val="00707CD0"/>
    <w:rsid w:val="007101CE"/>
    <w:rsid w:val="0071083E"/>
    <w:rsid w:val="007111AE"/>
    <w:rsid w:val="00712E76"/>
    <w:rsid w:val="007134EA"/>
    <w:rsid w:val="00713D64"/>
    <w:rsid w:val="007145CB"/>
    <w:rsid w:val="00715CBE"/>
    <w:rsid w:val="00716667"/>
    <w:rsid w:val="0071739A"/>
    <w:rsid w:val="00717EB4"/>
    <w:rsid w:val="007201E2"/>
    <w:rsid w:val="0072067B"/>
    <w:rsid w:val="00720DEF"/>
    <w:rsid w:val="00721C49"/>
    <w:rsid w:val="00722209"/>
    <w:rsid w:val="00722D42"/>
    <w:rsid w:val="007230A8"/>
    <w:rsid w:val="007235A3"/>
    <w:rsid w:val="00725619"/>
    <w:rsid w:val="007261E7"/>
    <w:rsid w:val="00727E16"/>
    <w:rsid w:val="007312E8"/>
    <w:rsid w:val="00731704"/>
    <w:rsid w:val="00733E53"/>
    <w:rsid w:val="00735724"/>
    <w:rsid w:val="00735F82"/>
    <w:rsid w:val="007366B5"/>
    <w:rsid w:val="00736744"/>
    <w:rsid w:val="00736848"/>
    <w:rsid w:val="00736F75"/>
    <w:rsid w:val="00740CF0"/>
    <w:rsid w:val="0074172C"/>
    <w:rsid w:val="00741CDB"/>
    <w:rsid w:val="00741FED"/>
    <w:rsid w:val="00742C64"/>
    <w:rsid w:val="00742CA2"/>
    <w:rsid w:val="007430D4"/>
    <w:rsid w:val="00743102"/>
    <w:rsid w:val="007431AB"/>
    <w:rsid w:val="0074359F"/>
    <w:rsid w:val="007454BA"/>
    <w:rsid w:val="007459E9"/>
    <w:rsid w:val="00745C2F"/>
    <w:rsid w:val="00746F98"/>
    <w:rsid w:val="0074741D"/>
    <w:rsid w:val="0074748A"/>
    <w:rsid w:val="007477B4"/>
    <w:rsid w:val="00747EBB"/>
    <w:rsid w:val="007502F2"/>
    <w:rsid w:val="0075059F"/>
    <w:rsid w:val="00750825"/>
    <w:rsid w:val="00750B61"/>
    <w:rsid w:val="0075191D"/>
    <w:rsid w:val="0075266D"/>
    <w:rsid w:val="0075319C"/>
    <w:rsid w:val="007540FE"/>
    <w:rsid w:val="007541CD"/>
    <w:rsid w:val="00754D71"/>
    <w:rsid w:val="00757802"/>
    <w:rsid w:val="00761264"/>
    <w:rsid w:val="00761950"/>
    <w:rsid w:val="007619E0"/>
    <w:rsid w:val="007619EC"/>
    <w:rsid w:val="00761ADB"/>
    <w:rsid w:val="0076312B"/>
    <w:rsid w:val="007646CF"/>
    <w:rsid w:val="00765D49"/>
    <w:rsid w:val="00765D60"/>
    <w:rsid w:val="00766117"/>
    <w:rsid w:val="007669BA"/>
    <w:rsid w:val="007675A9"/>
    <w:rsid w:val="00771EC6"/>
    <w:rsid w:val="00775C16"/>
    <w:rsid w:val="007773C0"/>
    <w:rsid w:val="0077746D"/>
    <w:rsid w:val="007801B8"/>
    <w:rsid w:val="007804D8"/>
    <w:rsid w:val="00780729"/>
    <w:rsid w:val="00781965"/>
    <w:rsid w:val="00782CC4"/>
    <w:rsid w:val="00783146"/>
    <w:rsid w:val="00785296"/>
    <w:rsid w:val="00785A32"/>
    <w:rsid w:val="00785CF4"/>
    <w:rsid w:val="00790542"/>
    <w:rsid w:val="0079137F"/>
    <w:rsid w:val="007916C2"/>
    <w:rsid w:val="0079249D"/>
    <w:rsid w:val="0079253A"/>
    <w:rsid w:val="00792573"/>
    <w:rsid w:val="00793B0F"/>
    <w:rsid w:val="007968D9"/>
    <w:rsid w:val="007975BA"/>
    <w:rsid w:val="007A09C7"/>
    <w:rsid w:val="007A301E"/>
    <w:rsid w:val="007A40FE"/>
    <w:rsid w:val="007A5695"/>
    <w:rsid w:val="007A5A97"/>
    <w:rsid w:val="007A5BA3"/>
    <w:rsid w:val="007A694F"/>
    <w:rsid w:val="007A6CF8"/>
    <w:rsid w:val="007A724A"/>
    <w:rsid w:val="007A75F6"/>
    <w:rsid w:val="007B1A7F"/>
    <w:rsid w:val="007B2132"/>
    <w:rsid w:val="007B264B"/>
    <w:rsid w:val="007B2D24"/>
    <w:rsid w:val="007B49D4"/>
    <w:rsid w:val="007B4E6D"/>
    <w:rsid w:val="007B55AF"/>
    <w:rsid w:val="007B63EB"/>
    <w:rsid w:val="007B69EA"/>
    <w:rsid w:val="007B6D11"/>
    <w:rsid w:val="007B70C5"/>
    <w:rsid w:val="007C0BC9"/>
    <w:rsid w:val="007C14F2"/>
    <w:rsid w:val="007C295D"/>
    <w:rsid w:val="007C2FCC"/>
    <w:rsid w:val="007C34CF"/>
    <w:rsid w:val="007C44B5"/>
    <w:rsid w:val="007C471D"/>
    <w:rsid w:val="007C48BE"/>
    <w:rsid w:val="007C6B0D"/>
    <w:rsid w:val="007C7E2F"/>
    <w:rsid w:val="007D100F"/>
    <w:rsid w:val="007D1397"/>
    <w:rsid w:val="007D1617"/>
    <w:rsid w:val="007D1AA4"/>
    <w:rsid w:val="007D1F77"/>
    <w:rsid w:val="007D210D"/>
    <w:rsid w:val="007D251E"/>
    <w:rsid w:val="007D5A13"/>
    <w:rsid w:val="007D5A53"/>
    <w:rsid w:val="007D5AE5"/>
    <w:rsid w:val="007D625F"/>
    <w:rsid w:val="007D71D0"/>
    <w:rsid w:val="007E0851"/>
    <w:rsid w:val="007E0FA5"/>
    <w:rsid w:val="007E1173"/>
    <w:rsid w:val="007E2C21"/>
    <w:rsid w:val="007E33BC"/>
    <w:rsid w:val="007E3DF0"/>
    <w:rsid w:val="007E65B4"/>
    <w:rsid w:val="007E67B1"/>
    <w:rsid w:val="007F2837"/>
    <w:rsid w:val="007F3581"/>
    <w:rsid w:val="007F444E"/>
    <w:rsid w:val="007F5FC0"/>
    <w:rsid w:val="007F60A3"/>
    <w:rsid w:val="007F65EB"/>
    <w:rsid w:val="008010D0"/>
    <w:rsid w:val="0080230E"/>
    <w:rsid w:val="00804686"/>
    <w:rsid w:val="00804AEF"/>
    <w:rsid w:val="00804BB6"/>
    <w:rsid w:val="008053EA"/>
    <w:rsid w:val="00806245"/>
    <w:rsid w:val="00810219"/>
    <w:rsid w:val="008105DE"/>
    <w:rsid w:val="00810B67"/>
    <w:rsid w:val="008115DE"/>
    <w:rsid w:val="00812214"/>
    <w:rsid w:val="008123E6"/>
    <w:rsid w:val="008126A1"/>
    <w:rsid w:val="00813B07"/>
    <w:rsid w:val="00814608"/>
    <w:rsid w:val="008176F6"/>
    <w:rsid w:val="00820156"/>
    <w:rsid w:val="008202AB"/>
    <w:rsid w:val="0082156F"/>
    <w:rsid w:val="00822159"/>
    <w:rsid w:val="00822DEF"/>
    <w:rsid w:val="008234D3"/>
    <w:rsid w:val="0082470A"/>
    <w:rsid w:val="00824EDF"/>
    <w:rsid w:val="00825C27"/>
    <w:rsid w:val="00826028"/>
    <w:rsid w:val="008267C5"/>
    <w:rsid w:val="00826873"/>
    <w:rsid w:val="00826D1F"/>
    <w:rsid w:val="00826DDC"/>
    <w:rsid w:val="008305EB"/>
    <w:rsid w:val="008312F6"/>
    <w:rsid w:val="00831B25"/>
    <w:rsid w:val="00832D4F"/>
    <w:rsid w:val="00835234"/>
    <w:rsid w:val="00835329"/>
    <w:rsid w:val="00835482"/>
    <w:rsid w:val="00836374"/>
    <w:rsid w:val="00837965"/>
    <w:rsid w:val="00837A9D"/>
    <w:rsid w:val="00837D84"/>
    <w:rsid w:val="00841282"/>
    <w:rsid w:val="008420CB"/>
    <w:rsid w:val="008424BB"/>
    <w:rsid w:val="008436BC"/>
    <w:rsid w:val="008454F6"/>
    <w:rsid w:val="00845D6F"/>
    <w:rsid w:val="008462BF"/>
    <w:rsid w:val="00853677"/>
    <w:rsid w:val="00853DA5"/>
    <w:rsid w:val="00853F46"/>
    <w:rsid w:val="008545D0"/>
    <w:rsid w:val="008552C3"/>
    <w:rsid w:val="008557C6"/>
    <w:rsid w:val="0085620F"/>
    <w:rsid w:val="00856A29"/>
    <w:rsid w:val="00856D14"/>
    <w:rsid w:val="0085766B"/>
    <w:rsid w:val="0086305F"/>
    <w:rsid w:val="00864A09"/>
    <w:rsid w:val="00865B8D"/>
    <w:rsid w:val="00866A60"/>
    <w:rsid w:val="00866FD5"/>
    <w:rsid w:val="008671D8"/>
    <w:rsid w:val="00867990"/>
    <w:rsid w:val="008713DE"/>
    <w:rsid w:val="008715D5"/>
    <w:rsid w:val="00871F22"/>
    <w:rsid w:val="00872105"/>
    <w:rsid w:val="00873DC1"/>
    <w:rsid w:val="0087496F"/>
    <w:rsid w:val="0087585F"/>
    <w:rsid w:val="0087701D"/>
    <w:rsid w:val="0087777A"/>
    <w:rsid w:val="00877CBF"/>
    <w:rsid w:val="00877D15"/>
    <w:rsid w:val="0088146E"/>
    <w:rsid w:val="00881503"/>
    <w:rsid w:val="00881F77"/>
    <w:rsid w:val="0088205F"/>
    <w:rsid w:val="0088237C"/>
    <w:rsid w:val="0088265C"/>
    <w:rsid w:val="00882C60"/>
    <w:rsid w:val="00882D52"/>
    <w:rsid w:val="00883CDA"/>
    <w:rsid w:val="00884F25"/>
    <w:rsid w:val="0088732A"/>
    <w:rsid w:val="00887635"/>
    <w:rsid w:val="008876AD"/>
    <w:rsid w:val="00890D34"/>
    <w:rsid w:val="008913EA"/>
    <w:rsid w:val="00891ABB"/>
    <w:rsid w:val="00891E8B"/>
    <w:rsid w:val="00892AEE"/>
    <w:rsid w:val="00892B0E"/>
    <w:rsid w:val="00893FF3"/>
    <w:rsid w:val="008948E4"/>
    <w:rsid w:val="008957E5"/>
    <w:rsid w:val="008958D0"/>
    <w:rsid w:val="00895C83"/>
    <w:rsid w:val="0089604B"/>
    <w:rsid w:val="00896659"/>
    <w:rsid w:val="00896A29"/>
    <w:rsid w:val="00896BF6"/>
    <w:rsid w:val="00897E74"/>
    <w:rsid w:val="008A0106"/>
    <w:rsid w:val="008A282E"/>
    <w:rsid w:val="008A2BA5"/>
    <w:rsid w:val="008A2D07"/>
    <w:rsid w:val="008A37AB"/>
    <w:rsid w:val="008A3BBA"/>
    <w:rsid w:val="008A3D4F"/>
    <w:rsid w:val="008A419A"/>
    <w:rsid w:val="008A4EC9"/>
    <w:rsid w:val="008A5158"/>
    <w:rsid w:val="008A5666"/>
    <w:rsid w:val="008A6A46"/>
    <w:rsid w:val="008A6AC5"/>
    <w:rsid w:val="008A7AC5"/>
    <w:rsid w:val="008B0294"/>
    <w:rsid w:val="008B0688"/>
    <w:rsid w:val="008B06B6"/>
    <w:rsid w:val="008B1AA9"/>
    <w:rsid w:val="008B1F3D"/>
    <w:rsid w:val="008B25B9"/>
    <w:rsid w:val="008B4C25"/>
    <w:rsid w:val="008B5953"/>
    <w:rsid w:val="008B680E"/>
    <w:rsid w:val="008B6F0F"/>
    <w:rsid w:val="008B6F34"/>
    <w:rsid w:val="008B7632"/>
    <w:rsid w:val="008B7A23"/>
    <w:rsid w:val="008C075E"/>
    <w:rsid w:val="008C0D24"/>
    <w:rsid w:val="008C1DDA"/>
    <w:rsid w:val="008C333D"/>
    <w:rsid w:val="008C3D6C"/>
    <w:rsid w:val="008C4273"/>
    <w:rsid w:val="008C44F9"/>
    <w:rsid w:val="008C4509"/>
    <w:rsid w:val="008C51E8"/>
    <w:rsid w:val="008C5EDD"/>
    <w:rsid w:val="008D0C2D"/>
    <w:rsid w:val="008D133B"/>
    <w:rsid w:val="008D186C"/>
    <w:rsid w:val="008D21D6"/>
    <w:rsid w:val="008D261F"/>
    <w:rsid w:val="008D3497"/>
    <w:rsid w:val="008D3869"/>
    <w:rsid w:val="008D5175"/>
    <w:rsid w:val="008D52B1"/>
    <w:rsid w:val="008D637D"/>
    <w:rsid w:val="008D66FA"/>
    <w:rsid w:val="008E10A6"/>
    <w:rsid w:val="008E18CA"/>
    <w:rsid w:val="008E2FFB"/>
    <w:rsid w:val="008E362A"/>
    <w:rsid w:val="008E36B7"/>
    <w:rsid w:val="008E3ABB"/>
    <w:rsid w:val="008E404C"/>
    <w:rsid w:val="008E54B0"/>
    <w:rsid w:val="008E5706"/>
    <w:rsid w:val="008E5F88"/>
    <w:rsid w:val="008F03D0"/>
    <w:rsid w:val="008F37E7"/>
    <w:rsid w:val="008F3E30"/>
    <w:rsid w:val="008F5155"/>
    <w:rsid w:val="008F5785"/>
    <w:rsid w:val="008F707D"/>
    <w:rsid w:val="008F7706"/>
    <w:rsid w:val="008F7C77"/>
    <w:rsid w:val="008F7FCC"/>
    <w:rsid w:val="00903255"/>
    <w:rsid w:val="00903351"/>
    <w:rsid w:val="00903E02"/>
    <w:rsid w:val="0090408D"/>
    <w:rsid w:val="009042DD"/>
    <w:rsid w:val="009053BD"/>
    <w:rsid w:val="00905A43"/>
    <w:rsid w:val="00905F56"/>
    <w:rsid w:val="009100E6"/>
    <w:rsid w:val="00912CBE"/>
    <w:rsid w:val="00913078"/>
    <w:rsid w:val="009138CA"/>
    <w:rsid w:val="00915C38"/>
    <w:rsid w:val="00915F81"/>
    <w:rsid w:val="009163D3"/>
    <w:rsid w:val="009171F4"/>
    <w:rsid w:val="00917AC6"/>
    <w:rsid w:val="00920574"/>
    <w:rsid w:val="00921F6B"/>
    <w:rsid w:val="00922661"/>
    <w:rsid w:val="00924D8F"/>
    <w:rsid w:val="00926BBC"/>
    <w:rsid w:val="0093092C"/>
    <w:rsid w:val="009309AB"/>
    <w:rsid w:val="00930DE0"/>
    <w:rsid w:val="0093113D"/>
    <w:rsid w:val="00931B81"/>
    <w:rsid w:val="00931CD0"/>
    <w:rsid w:val="00932090"/>
    <w:rsid w:val="0093480C"/>
    <w:rsid w:val="00935E5A"/>
    <w:rsid w:val="00935F6D"/>
    <w:rsid w:val="00936866"/>
    <w:rsid w:val="009376EB"/>
    <w:rsid w:val="00937756"/>
    <w:rsid w:val="00941C80"/>
    <w:rsid w:val="009423B5"/>
    <w:rsid w:val="009428DF"/>
    <w:rsid w:val="009439DD"/>
    <w:rsid w:val="009446D0"/>
    <w:rsid w:val="00944B4A"/>
    <w:rsid w:val="00946128"/>
    <w:rsid w:val="00947F73"/>
    <w:rsid w:val="009509E9"/>
    <w:rsid w:val="00951174"/>
    <w:rsid w:val="00952314"/>
    <w:rsid w:val="00952B44"/>
    <w:rsid w:val="00952D94"/>
    <w:rsid w:val="00953804"/>
    <w:rsid w:val="009538E0"/>
    <w:rsid w:val="00954765"/>
    <w:rsid w:val="00954EC7"/>
    <w:rsid w:val="009552C1"/>
    <w:rsid w:val="009567E5"/>
    <w:rsid w:val="00956CAF"/>
    <w:rsid w:val="00957885"/>
    <w:rsid w:val="0095789A"/>
    <w:rsid w:val="00957B39"/>
    <w:rsid w:val="00957BCB"/>
    <w:rsid w:val="00957CE3"/>
    <w:rsid w:val="00957F37"/>
    <w:rsid w:val="00960C57"/>
    <w:rsid w:val="00961224"/>
    <w:rsid w:val="00961A2E"/>
    <w:rsid w:val="00961E72"/>
    <w:rsid w:val="009623A7"/>
    <w:rsid w:val="00964AB6"/>
    <w:rsid w:val="009707F4"/>
    <w:rsid w:val="00971BC2"/>
    <w:rsid w:val="0097357E"/>
    <w:rsid w:val="00973602"/>
    <w:rsid w:val="00973762"/>
    <w:rsid w:val="0097420D"/>
    <w:rsid w:val="0097472C"/>
    <w:rsid w:val="00974D6F"/>
    <w:rsid w:val="00975E0D"/>
    <w:rsid w:val="00975E7D"/>
    <w:rsid w:val="0097656D"/>
    <w:rsid w:val="00976F7A"/>
    <w:rsid w:val="0097724A"/>
    <w:rsid w:val="00977548"/>
    <w:rsid w:val="00977E90"/>
    <w:rsid w:val="00980198"/>
    <w:rsid w:val="00981588"/>
    <w:rsid w:val="00982536"/>
    <w:rsid w:val="00982735"/>
    <w:rsid w:val="009827F4"/>
    <w:rsid w:val="00982C18"/>
    <w:rsid w:val="00982EF6"/>
    <w:rsid w:val="00983207"/>
    <w:rsid w:val="00984483"/>
    <w:rsid w:val="009851DE"/>
    <w:rsid w:val="00985CFB"/>
    <w:rsid w:val="00985D69"/>
    <w:rsid w:val="00986696"/>
    <w:rsid w:val="00987353"/>
    <w:rsid w:val="009878B2"/>
    <w:rsid w:val="00987ABD"/>
    <w:rsid w:val="009922CB"/>
    <w:rsid w:val="009939BC"/>
    <w:rsid w:val="009946E2"/>
    <w:rsid w:val="00994AD2"/>
    <w:rsid w:val="0099564B"/>
    <w:rsid w:val="00995FB5"/>
    <w:rsid w:val="009A042A"/>
    <w:rsid w:val="009A2739"/>
    <w:rsid w:val="009A2EBE"/>
    <w:rsid w:val="009A33CD"/>
    <w:rsid w:val="009A4473"/>
    <w:rsid w:val="009A48AE"/>
    <w:rsid w:val="009A53F2"/>
    <w:rsid w:val="009A53F7"/>
    <w:rsid w:val="009A6042"/>
    <w:rsid w:val="009A724D"/>
    <w:rsid w:val="009A7441"/>
    <w:rsid w:val="009B0E88"/>
    <w:rsid w:val="009B14DF"/>
    <w:rsid w:val="009B34F9"/>
    <w:rsid w:val="009B3628"/>
    <w:rsid w:val="009B3B3D"/>
    <w:rsid w:val="009B48CF"/>
    <w:rsid w:val="009B4B7B"/>
    <w:rsid w:val="009B6345"/>
    <w:rsid w:val="009B6CA4"/>
    <w:rsid w:val="009B6E53"/>
    <w:rsid w:val="009B7490"/>
    <w:rsid w:val="009B7F60"/>
    <w:rsid w:val="009B7FAB"/>
    <w:rsid w:val="009C1593"/>
    <w:rsid w:val="009C1C68"/>
    <w:rsid w:val="009C2295"/>
    <w:rsid w:val="009C2EE3"/>
    <w:rsid w:val="009C506E"/>
    <w:rsid w:val="009C5CC4"/>
    <w:rsid w:val="009C6638"/>
    <w:rsid w:val="009C6BDA"/>
    <w:rsid w:val="009C6C32"/>
    <w:rsid w:val="009C79F1"/>
    <w:rsid w:val="009C7B99"/>
    <w:rsid w:val="009D1CD4"/>
    <w:rsid w:val="009D300C"/>
    <w:rsid w:val="009D34BE"/>
    <w:rsid w:val="009D37D6"/>
    <w:rsid w:val="009D3814"/>
    <w:rsid w:val="009D45D4"/>
    <w:rsid w:val="009D5514"/>
    <w:rsid w:val="009D55A9"/>
    <w:rsid w:val="009D56C3"/>
    <w:rsid w:val="009E0445"/>
    <w:rsid w:val="009E0C5E"/>
    <w:rsid w:val="009E1FD6"/>
    <w:rsid w:val="009E3609"/>
    <w:rsid w:val="009E3C4F"/>
    <w:rsid w:val="009E3CF3"/>
    <w:rsid w:val="009E4E01"/>
    <w:rsid w:val="009E4FE1"/>
    <w:rsid w:val="009E69D4"/>
    <w:rsid w:val="009E7B0C"/>
    <w:rsid w:val="009F066C"/>
    <w:rsid w:val="009F0697"/>
    <w:rsid w:val="009F06B0"/>
    <w:rsid w:val="009F079C"/>
    <w:rsid w:val="009F166F"/>
    <w:rsid w:val="009F485E"/>
    <w:rsid w:val="009F5C4D"/>
    <w:rsid w:val="009F5E11"/>
    <w:rsid w:val="009F6046"/>
    <w:rsid w:val="009F6E48"/>
    <w:rsid w:val="009F7583"/>
    <w:rsid w:val="00A00EE6"/>
    <w:rsid w:val="00A01771"/>
    <w:rsid w:val="00A021BE"/>
    <w:rsid w:val="00A02C2E"/>
    <w:rsid w:val="00A02FB9"/>
    <w:rsid w:val="00A03986"/>
    <w:rsid w:val="00A03E38"/>
    <w:rsid w:val="00A04DE1"/>
    <w:rsid w:val="00A07CEA"/>
    <w:rsid w:val="00A11424"/>
    <w:rsid w:val="00A118A7"/>
    <w:rsid w:val="00A11A46"/>
    <w:rsid w:val="00A1220B"/>
    <w:rsid w:val="00A1313B"/>
    <w:rsid w:val="00A13F1E"/>
    <w:rsid w:val="00A14B1D"/>
    <w:rsid w:val="00A15836"/>
    <w:rsid w:val="00A159BA"/>
    <w:rsid w:val="00A15DB1"/>
    <w:rsid w:val="00A16644"/>
    <w:rsid w:val="00A167A9"/>
    <w:rsid w:val="00A202F0"/>
    <w:rsid w:val="00A2065D"/>
    <w:rsid w:val="00A20CCF"/>
    <w:rsid w:val="00A2216F"/>
    <w:rsid w:val="00A230AC"/>
    <w:rsid w:val="00A2435D"/>
    <w:rsid w:val="00A2484E"/>
    <w:rsid w:val="00A24BF2"/>
    <w:rsid w:val="00A255D0"/>
    <w:rsid w:val="00A25D7A"/>
    <w:rsid w:val="00A308EC"/>
    <w:rsid w:val="00A30ABA"/>
    <w:rsid w:val="00A316F0"/>
    <w:rsid w:val="00A31AD3"/>
    <w:rsid w:val="00A32355"/>
    <w:rsid w:val="00A33590"/>
    <w:rsid w:val="00A335EE"/>
    <w:rsid w:val="00A33AC9"/>
    <w:rsid w:val="00A3486E"/>
    <w:rsid w:val="00A34B8D"/>
    <w:rsid w:val="00A351FC"/>
    <w:rsid w:val="00A354DA"/>
    <w:rsid w:val="00A35652"/>
    <w:rsid w:val="00A358CF"/>
    <w:rsid w:val="00A36350"/>
    <w:rsid w:val="00A3677E"/>
    <w:rsid w:val="00A3709C"/>
    <w:rsid w:val="00A371C3"/>
    <w:rsid w:val="00A41579"/>
    <w:rsid w:val="00A4264B"/>
    <w:rsid w:val="00A427F6"/>
    <w:rsid w:val="00A4372A"/>
    <w:rsid w:val="00A44053"/>
    <w:rsid w:val="00A4521B"/>
    <w:rsid w:val="00A47810"/>
    <w:rsid w:val="00A50287"/>
    <w:rsid w:val="00A50DBC"/>
    <w:rsid w:val="00A557D7"/>
    <w:rsid w:val="00A601E0"/>
    <w:rsid w:val="00A606D9"/>
    <w:rsid w:val="00A61092"/>
    <w:rsid w:val="00A61E6A"/>
    <w:rsid w:val="00A636A6"/>
    <w:rsid w:val="00A65065"/>
    <w:rsid w:val="00A65751"/>
    <w:rsid w:val="00A65BD1"/>
    <w:rsid w:val="00A6676D"/>
    <w:rsid w:val="00A667B4"/>
    <w:rsid w:val="00A6751A"/>
    <w:rsid w:val="00A67FB7"/>
    <w:rsid w:val="00A7046F"/>
    <w:rsid w:val="00A7327A"/>
    <w:rsid w:val="00A734EE"/>
    <w:rsid w:val="00A7465D"/>
    <w:rsid w:val="00A76137"/>
    <w:rsid w:val="00A76DDF"/>
    <w:rsid w:val="00A802AC"/>
    <w:rsid w:val="00A844B5"/>
    <w:rsid w:val="00A846C1"/>
    <w:rsid w:val="00A8497C"/>
    <w:rsid w:val="00A84BE2"/>
    <w:rsid w:val="00A85A4D"/>
    <w:rsid w:val="00A874D6"/>
    <w:rsid w:val="00A90030"/>
    <w:rsid w:val="00A90479"/>
    <w:rsid w:val="00A917A5"/>
    <w:rsid w:val="00A91C06"/>
    <w:rsid w:val="00A9314A"/>
    <w:rsid w:val="00A93788"/>
    <w:rsid w:val="00A93824"/>
    <w:rsid w:val="00A93F01"/>
    <w:rsid w:val="00A94D8C"/>
    <w:rsid w:val="00A96405"/>
    <w:rsid w:val="00A96E5A"/>
    <w:rsid w:val="00A978D2"/>
    <w:rsid w:val="00AA000C"/>
    <w:rsid w:val="00AA0DDB"/>
    <w:rsid w:val="00AA170D"/>
    <w:rsid w:val="00AA1F71"/>
    <w:rsid w:val="00AA471A"/>
    <w:rsid w:val="00AA51FB"/>
    <w:rsid w:val="00AA5A68"/>
    <w:rsid w:val="00AA7488"/>
    <w:rsid w:val="00AA7717"/>
    <w:rsid w:val="00AB0706"/>
    <w:rsid w:val="00AB1B15"/>
    <w:rsid w:val="00AB239E"/>
    <w:rsid w:val="00AB2A78"/>
    <w:rsid w:val="00AB3D33"/>
    <w:rsid w:val="00AB5A48"/>
    <w:rsid w:val="00AB61AA"/>
    <w:rsid w:val="00AB7341"/>
    <w:rsid w:val="00AB76E3"/>
    <w:rsid w:val="00AC258B"/>
    <w:rsid w:val="00AC4D97"/>
    <w:rsid w:val="00AC5398"/>
    <w:rsid w:val="00AC53EF"/>
    <w:rsid w:val="00AC6F9A"/>
    <w:rsid w:val="00AC7B39"/>
    <w:rsid w:val="00AD08CB"/>
    <w:rsid w:val="00AD0C1D"/>
    <w:rsid w:val="00AD116C"/>
    <w:rsid w:val="00AD14C9"/>
    <w:rsid w:val="00AD16F0"/>
    <w:rsid w:val="00AD2BE5"/>
    <w:rsid w:val="00AD3013"/>
    <w:rsid w:val="00AD42D1"/>
    <w:rsid w:val="00AD507A"/>
    <w:rsid w:val="00AE092C"/>
    <w:rsid w:val="00AE0EAD"/>
    <w:rsid w:val="00AE1169"/>
    <w:rsid w:val="00AE181A"/>
    <w:rsid w:val="00AE2CD0"/>
    <w:rsid w:val="00AE314F"/>
    <w:rsid w:val="00AE44DA"/>
    <w:rsid w:val="00AE4C8A"/>
    <w:rsid w:val="00AE50AC"/>
    <w:rsid w:val="00AE5415"/>
    <w:rsid w:val="00AE6496"/>
    <w:rsid w:val="00AE7386"/>
    <w:rsid w:val="00AE7795"/>
    <w:rsid w:val="00AE7A20"/>
    <w:rsid w:val="00AE7D70"/>
    <w:rsid w:val="00AF030E"/>
    <w:rsid w:val="00AF0DEA"/>
    <w:rsid w:val="00AF1653"/>
    <w:rsid w:val="00AF1FF5"/>
    <w:rsid w:val="00AF2713"/>
    <w:rsid w:val="00AF2D5C"/>
    <w:rsid w:val="00AF2F0A"/>
    <w:rsid w:val="00AF391C"/>
    <w:rsid w:val="00AF4129"/>
    <w:rsid w:val="00AF62B1"/>
    <w:rsid w:val="00AF767F"/>
    <w:rsid w:val="00AF784E"/>
    <w:rsid w:val="00AF7AAB"/>
    <w:rsid w:val="00B01052"/>
    <w:rsid w:val="00B01B2B"/>
    <w:rsid w:val="00B02E79"/>
    <w:rsid w:val="00B0411C"/>
    <w:rsid w:val="00B0446B"/>
    <w:rsid w:val="00B04B02"/>
    <w:rsid w:val="00B05410"/>
    <w:rsid w:val="00B06207"/>
    <w:rsid w:val="00B06E4F"/>
    <w:rsid w:val="00B07F07"/>
    <w:rsid w:val="00B1127B"/>
    <w:rsid w:val="00B11559"/>
    <w:rsid w:val="00B11F89"/>
    <w:rsid w:val="00B12357"/>
    <w:rsid w:val="00B12DE7"/>
    <w:rsid w:val="00B13113"/>
    <w:rsid w:val="00B14B40"/>
    <w:rsid w:val="00B14F15"/>
    <w:rsid w:val="00B162E6"/>
    <w:rsid w:val="00B16EC4"/>
    <w:rsid w:val="00B1708A"/>
    <w:rsid w:val="00B17674"/>
    <w:rsid w:val="00B17EB0"/>
    <w:rsid w:val="00B2026F"/>
    <w:rsid w:val="00B216AD"/>
    <w:rsid w:val="00B217C6"/>
    <w:rsid w:val="00B2195F"/>
    <w:rsid w:val="00B224E0"/>
    <w:rsid w:val="00B235D4"/>
    <w:rsid w:val="00B23656"/>
    <w:rsid w:val="00B239F7"/>
    <w:rsid w:val="00B23B36"/>
    <w:rsid w:val="00B23CB5"/>
    <w:rsid w:val="00B23E40"/>
    <w:rsid w:val="00B24151"/>
    <w:rsid w:val="00B276CB"/>
    <w:rsid w:val="00B30C01"/>
    <w:rsid w:val="00B30F8D"/>
    <w:rsid w:val="00B32612"/>
    <w:rsid w:val="00B32E43"/>
    <w:rsid w:val="00B33171"/>
    <w:rsid w:val="00B3379A"/>
    <w:rsid w:val="00B3440E"/>
    <w:rsid w:val="00B35882"/>
    <w:rsid w:val="00B365BD"/>
    <w:rsid w:val="00B366A2"/>
    <w:rsid w:val="00B3764B"/>
    <w:rsid w:val="00B37FB6"/>
    <w:rsid w:val="00B42938"/>
    <w:rsid w:val="00B44AAE"/>
    <w:rsid w:val="00B44F64"/>
    <w:rsid w:val="00B45FAD"/>
    <w:rsid w:val="00B46296"/>
    <w:rsid w:val="00B4655F"/>
    <w:rsid w:val="00B46B61"/>
    <w:rsid w:val="00B5071C"/>
    <w:rsid w:val="00B50C12"/>
    <w:rsid w:val="00B51236"/>
    <w:rsid w:val="00B5124C"/>
    <w:rsid w:val="00B52EC9"/>
    <w:rsid w:val="00B52F3F"/>
    <w:rsid w:val="00B52F72"/>
    <w:rsid w:val="00B53C4B"/>
    <w:rsid w:val="00B6095D"/>
    <w:rsid w:val="00B61B5F"/>
    <w:rsid w:val="00B62AF9"/>
    <w:rsid w:val="00B6334D"/>
    <w:rsid w:val="00B63499"/>
    <w:rsid w:val="00B6433B"/>
    <w:rsid w:val="00B6489A"/>
    <w:rsid w:val="00B6681A"/>
    <w:rsid w:val="00B67284"/>
    <w:rsid w:val="00B67757"/>
    <w:rsid w:val="00B707A2"/>
    <w:rsid w:val="00B713B2"/>
    <w:rsid w:val="00B7212B"/>
    <w:rsid w:val="00B7228D"/>
    <w:rsid w:val="00B729F1"/>
    <w:rsid w:val="00B72FB0"/>
    <w:rsid w:val="00B737A1"/>
    <w:rsid w:val="00B73A4B"/>
    <w:rsid w:val="00B75385"/>
    <w:rsid w:val="00B76140"/>
    <w:rsid w:val="00B76982"/>
    <w:rsid w:val="00B7702B"/>
    <w:rsid w:val="00B81E3B"/>
    <w:rsid w:val="00B835B2"/>
    <w:rsid w:val="00B837BD"/>
    <w:rsid w:val="00B841F2"/>
    <w:rsid w:val="00B84846"/>
    <w:rsid w:val="00B87A1C"/>
    <w:rsid w:val="00B9139E"/>
    <w:rsid w:val="00B933C4"/>
    <w:rsid w:val="00B934FB"/>
    <w:rsid w:val="00B9392B"/>
    <w:rsid w:val="00B94705"/>
    <w:rsid w:val="00B95FAF"/>
    <w:rsid w:val="00B961E2"/>
    <w:rsid w:val="00B96625"/>
    <w:rsid w:val="00B97D0A"/>
    <w:rsid w:val="00BA0153"/>
    <w:rsid w:val="00BA05E2"/>
    <w:rsid w:val="00BA29D1"/>
    <w:rsid w:val="00BA310D"/>
    <w:rsid w:val="00BA3118"/>
    <w:rsid w:val="00BA3516"/>
    <w:rsid w:val="00BA353A"/>
    <w:rsid w:val="00BA556C"/>
    <w:rsid w:val="00BA5B1A"/>
    <w:rsid w:val="00BA60E9"/>
    <w:rsid w:val="00BB13D0"/>
    <w:rsid w:val="00BB197C"/>
    <w:rsid w:val="00BB276F"/>
    <w:rsid w:val="00BB4464"/>
    <w:rsid w:val="00BB4854"/>
    <w:rsid w:val="00BB63DB"/>
    <w:rsid w:val="00BB6A1A"/>
    <w:rsid w:val="00BB6B7A"/>
    <w:rsid w:val="00BB723A"/>
    <w:rsid w:val="00BC1820"/>
    <w:rsid w:val="00BC3094"/>
    <w:rsid w:val="00BC3116"/>
    <w:rsid w:val="00BC3214"/>
    <w:rsid w:val="00BC5B7A"/>
    <w:rsid w:val="00BC62A8"/>
    <w:rsid w:val="00BC6C36"/>
    <w:rsid w:val="00BC6C60"/>
    <w:rsid w:val="00BC6D70"/>
    <w:rsid w:val="00BD09D9"/>
    <w:rsid w:val="00BD1205"/>
    <w:rsid w:val="00BD1EDA"/>
    <w:rsid w:val="00BD1FA2"/>
    <w:rsid w:val="00BD25D4"/>
    <w:rsid w:val="00BD286A"/>
    <w:rsid w:val="00BD2DF9"/>
    <w:rsid w:val="00BD4504"/>
    <w:rsid w:val="00BD5046"/>
    <w:rsid w:val="00BD5CC1"/>
    <w:rsid w:val="00BD6043"/>
    <w:rsid w:val="00BD61D9"/>
    <w:rsid w:val="00BD642D"/>
    <w:rsid w:val="00BE20EF"/>
    <w:rsid w:val="00BE2B62"/>
    <w:rsid w:val="00BE2C57"/>
    <w:rsid w:val="00BE3B67"/>
    <w:rsid w:val="00BE3C13"/>
    <w:rsid w:val="00BE3F28"/>
    <w:rsid w:val="00BE4859"/>
    <w:rsid w:val="00BE48AE"/>
    <w:rsid w:val="00BE5D3B"/>
    <w:rsid w:val="00BE5F9D"/>
    <w:rsid w:val="00BE62A4"/>
    <w:rsid w:val="00BE6863"/>
    <w:rsid w:val="00BE71EF"/>
    <w:rsid w:val="00BE7279"/>
    <w:rsid w:val="00BF13FF"/>
    <w:rsid w:val="00BF2940"/>
    <w:rsid w:val="00BF3369"/>
    <w:rsid w:val="00BF4C7A"/>
    <w:rsid w:val="00BF5B9D"/>
    <w:rsid w:val="00BF5FF1"/>
    <w:rsid w:val="00BF63AE"/>
    <w:rsid w:val="00BF66A6"/>
    <w:rsid w:val="00BF6EBE"/>
    <w:rsid w:val="00BF7579"/>
    <w:rsid w:val="00C01074"/>
    <w:rsid w:val="00C01326"/>
    <w:rsid w:val="00C01385"/>
    <w:rsid w:val="00C01DF3"/>
    <w:rsid w:val="00C0218C"/>
    <w:rsid w:val="00C027B3"/>
    <w:rsid w:val="00C03338"/>
    <w:rsid w:val="00C04309"/>
    <w:rsid w:val="00C04582"/>
    <w:rsid w:val="00C0483A"/>
    <w:rsid w:val="00C04F4A"/>
    <w:rsid w:val="00C050AD"/>
    <w:rsid w:val="00C05F30"/>
    <w:rsid w:val="00C10855"/>
    <w:rsid w:val="00C13583"/>
    <w:rsid w:val="00C13651"/>
    <w:rsid w:val="00C146CD"/>
    <w:rsid w:val="00C14C8D"/>
    <w:rsid w:val="00C164A2"/>
    <w:rsid w:val="00C17427"/>
    <w:rsid w:val="00C17455"/>
    <w:rsid w:val="00C175C7"/>
    <w:rsid w:val="00C20100"/>
    <w:rsid w:val="00C2179F"/>
    <w:rsid w:val="00C21AD5"/>
    <w:rsid w:val="00C222E1"/>
    <w:rsid w:val="00C2276B"/>
    <w:rsid w:val="00C234B6"/>
    <w:rsid w:val="00C237C2"/>
    <w:rsid w:val="00C23900"/>
    <w:rsid w:val="00C2563F"/>
    <w:rsid w:val="00C27497"/>
    <w:rsid w:val="00C3089C"/>
    <w:rsid w:val="00C30F6E"/>
    <w:rsid w:val="00C315E3"/>
    <w:rsid w:val="00C3207A"/>
    <w:rsid w:val="00C32354"/>
    <w:rsid w:val="00C32C0E"/>
    <w:rsid w:val="00C32C89"/>
    <w:rsid w:val="00C336CD"/>
    <w:rsid w:val="00C33867"/>
    <w:rsid w:val="00C33AB0"/>
    <w:rsid w:val="00C34FE4"/>
    <w:rsid w:val="00C357C5"/>
    <w:rsid w:val="00C366F0"/>
    <w:rsid w:val="00C37705"/>
    <w:rsid w:val="00C37F21"/>
    <w:rsid w:val="00C42052"/>
    <w:rsid w:val="00C42803"/>
    <w:rsid w:val="00C42FE5"/>
    <w:rsid w:val="00C440AD"/>
    <w:rsid w:val="00C44C18"/>
    <w:rsid w:val="00C46C8A"/>
    <w:rsid w:val="00C472B9"/>
    <w:rsid w:val="00C47CFC"/>
    <w:rsid w:val="00C52A31"/>
    <w:rsid w:val="00C53B43"/>
    <w:rsid w:val="00C5719C"/>
    <w:rsid w:val="00C57B50"/>
    <w:rsid w:val="00C60B39"/>
    <w:rsid w:val="00C61F19"/>
    <w:rsid w:val="00C6273D"/>
    <w:rsid w:val="00C63961"/>
    <w:rsid w:val="00C63E7D"/>
    <w:rsid w:val="00C63FB6"/>
    <w:rsid w:val="00C64C83"/>
    <w:rsid w:val="00C64E4D"/>
    <w:rsid w:val="00C65BF0"/>
    <w:rsid w:val="00C65EF8"/>
    <w:rsid w:val="00C6607A"/>
    <w:rsid w:val="00C6608F"/>
    <w:rsid w:val="00C679EA"/>
    <w:rsid w:val="00C70456"/>
    <w:rsid w:val="00C71166"/>
    <w:rsid w:val="00C720F1"/>
    <w:rsid w:val="00C72A49"/>
    <w:rsid w:val="00C733DC"/>
    <w:rsid w:val="00C75790"/>
    <w:rsid w:val="00C77276"/>
    <w:rsid w:val="00C77C7D"/>
    <w:rsid w:val="00C77F34"/>
    <w:rsid w:val="00C80D68"/>
    <w:rsid w:val="00C80EF0"/>
    <w:rsid w:val="00C825A5"/>
    <w:rsid w:val="00C830A9"/>
    <w:rsid w:val="00C83782"/>
    <w:rsid w:val="00C843E8"/>
    <w:rsid w:val="00C8488F"/>
    <w:rsid w:val="00C84D0C"/>
    <w:rsid w:val="00C85977"/>
    <w:rsid w:val="00C85D5D"/>
    <w:rsid w:val="00C860A4"/>
    <w:rsid w:val="00C867BD"/>
    <w:rsid w:val="00C87691"/>
    <w:rsid w:val="00C87DC3"/>
    <w:rsid w:val="00C90B98"/>
    <w:rsid w:val="00C90D95"/>
    <w:rsid w:val="00C90EB9"/>
    <w:rsid w:val="00C91F2B"/>
    <w:rsid w:val="00C93417"/>
    <w:rsid w:val="00C93AF8"/>
    <w:rsid w:val="00C946C3"/>
    <w:rsid w:val="00C958FF"/>
    <w:rsid w:val="00C96080"/>
    <w:rsid w:val="00C96FDB"/>
    <w:rsid w:val="00CA0ACE"/>
    <w:rsid w:val="00CA10AB"/>
    <w:rsid w:val="00CA1B9C"/>
    <w:rsid w:val="00CA3CE1"/>
    <w:rsid w:val="00CA579D"/>
    <w:rsid w:val="00CA6F21"/>
    <w:rsid w:val="00CA7389"/>
    <w:rsid w:val="00CA7B47"/>
    <w:rsid w:val="00CA7B54"/>
    <w:rsid w:val="00CB01BB"/>
    <w:rsid w:val="00CB0B5D"/>
    <w:rsid w:val="00CB1020"/>
    <w:rsid w:val="00CB2FC7"/>
    <w:rsid w:val="00CB31AC"/>
    <w:rsid w:val="00CB3331"/>
    <w:rsid w:val="00CB43B1"/>
    <w:rsid w:val="00CB43D4"/>
    <w:rsid w:val="00CB4444"/>
    <w:rsid w:val="00CC09A9"/>
    <w:rsid w:val="00CC3CA5"/>
    <w:rsid w:val="00CC42D4"/>
    <w:rsid w:val="00CC43EF"/>
    <w:rsid w:val="00CC4C48"/>
    <w:rsid w:val="00CC5247"/>
    <w:rsid w:val="00CC5B67"/>
    <w:rsid w:val="00CC60F1"/>
    <w:rsid w:val="00CC6D7E"/>
    <w:rsid w:val="00CC6EA8"/>
    <w:rsid w:val="00CC6F40"/>
    <w:rsid w:val="00CC7148"/>
    <w:rsid w:val="00CC76C9"/>
    <w:rsid w:val="00CC7956"/>
    <w:rsid w:val="00CC7982"/>
    <w:rsid w:val="00CD04AA"/>
    <w:rsid w:val="00CD1520"/>
    <w:rsid w:val="00CD1B45"/>
    <w:rsid w:val="00CD1D6F"/>
    <w:rsid w:val="00CD230B"/>
    <w:rsid w:val="00CD3615"/>
    <w:rsid w:val="00CD4657"/>
    <w:rsid w:val="00CD505F"/>
    <w:rsid w:val="00CD56AF"/>
    <w:rsid w:val="00CD59B8"/>
    <w:rsid w:val="00CD5E59"/>
    <w:rsid w:val="00CD66BB"/>
    <w:rsid w:val="00CD7049"/>
    <w:rsid w:val="00CD7582"/>
    <w:rsid w:val="00CD7667"/>
    <w:rsid w:val="00CE0338"/>
    <w:rsid w:val="00CE12CB"/>
    <w:rsid w:val="00CE16F6"/>
    <w:rsid w:val="00CE191D"/>
    <w:rsid w:val="00CE1C25"/>
    <w:rsid w:val="00CE21E8"/>
    <w:rsid w:val="00CE355C"/>
    <w:rsid w:val="00CE3ABF"/>
    <w:rsid w:val="00CE4B7B"/>
    <w:rsid w:val="00CE50AE"/>
    <w:rsid w:val="00CE59A0"/>
    <w:rsid w:val="00CE5D0A"/>
    <w:rsid w:val="00CE7957"/>
    <w:rsid w:val="00CE7E69"/>
    <w:rsid w:val="00CF06F6"/>
    <w:rsid w:val="00CF1791"/>
    <w:rsid w:val="00CF17EB"/>
    <w:rsid w:val="00CF2EA5"/>
    <w:rsid w:val="00CF3177"/>
    <w:rsid w:val="00CF3FAC"/>
    <w:rsid w:val="00CF5DB1"/>
    <w:rsid w:val="00CF61CA"/>
    <w:rsid w:val="00CF745B"/>
    <w:rsid w:val="00CF74BC"/>
    <w:rsid w:val="00D01A10"/>
    <w:rsid w:val="00D02311"/>
    <w:rsid w:val="00D07F7B"/>
    <w:rsid w:val="00D11935"/>
    <w:rsid w:val="00D11D15"/>
    <w:rsid w:val="00D123A4"/>
    <w:rsid w:val="00D125E9"/>
    <w:rsid w:val="00D12943"/>
    <w:rsid w:val="00D1410C"/>
    <w:rsid w:val="00D15884"/>
    <w:rsid w:val="00D1600B"/>
    <w:rsid w:val="00D17B62"/>
    <w:rsid w:val="00D17F18"/>
    <w:rsid w:val="00D21B7C"/>
    <w:rsid w:val="00D21D15"/>
    <w:rsid w:val="00D24553"/>
    <w:rsid w:val="00D25C7D"/>
    <w:rsid w:val="00D26B11"/>
    <w:rsid w:val="00D270BA"/>
    <w:rsid w:val="00D2710D"/>
    <w:rsid w:val="00D27235"/>
    <w:rsid w:val="00D27DB2"/>
    <w:rsid w:val="00D3050A"/>
    <w:rsid w:val="00D305BC"/>
    <w:rsid w:val="00D30DDD"/>
    <w:rsid w:val="00D3241B"/>
    <w:rsid w:val="00D328A2"/>
    <w:rsid w:val="00D33060"/>
    <w:rsid w:val="00D3416E"/>
    <w:rsid w:val="00D3572D"/>
    <w:rsid w:val="00D367D3"/>
    <w:rsid w:val="00D373F3"/>
    <w:rsid w:val="00D376B5"/>
    <w:rsid w:val="00D37D70"/>
    <w:rsid w:val="00D405FC"/>
    <w:rsid w:val="00D4084F"/>
    <w:rsid w:val="00D40D09"/>
    <w:rsid w:val="00D412D9"/>
    <w:rsid w:val="00D41372"/>
    <w:rsid w:val="00D419F2"/>
    <w:rsid w:val="00D42073"/>
    <w:rsid w:val="00D428FB"/>
    <w:rsid w:val="00D4368A"/>
    <w:rsid w:val="00D45637"/>
    <w:rsid w:val="00D45EEA"/>
    <w:rsid w:val="00D46B3D"/>
    <w:rsid w:val="00D47CEA"/>
    <w:rsid w:val="00D47F0D"/>
    <w:rsid w:val="00D514D3"/>
    <w:rsid w:val="00D5191A"/>
    <w:rsid w:val="00D51A3E"/>
    <w:rsid w:val="00D52A4D"/>
    <w:rsid w:val="00D52B6B"/>
    <w:rsid w:val="00D52D5D"/>
    <w:rsid w:val="00D52DC9"/>
    <w:rsid w:val="00D53484"/>
    <w:rsid w:val="00D539F7"/>
    <w:rsid w:val="00D53D50"/>
    <w:rsid w:val="00D545A3"/>
    <w:rsid w:val="00D54B85"/>
    <w:rsid w:val="00D56E7B"/>
    <w:rsid w:val="00D57118"/>
    <w:rsid w:val="00D57357"/>
    <w:rsid w:val="00D62CE3"/>
    <w:rsid w:val="00D71205"/>
    <w:rsid w:val="00D73E66"/>
    <w:rsid w:val="00D76617"/>
    <w:rsid w:val="00D76A26"/>
    <w:rsid w:val="00D76F5C"/>
    <w:rsid w:val="00D77C91"/>
    <w:rsid w:val="00D77F8B"/>
    <w:rsid w:val="00D8002E"/>
    <w:rsid w:val="00D8011D"/>
    <w:rsid w:val="00D80720"/>
    <w:rsid w:val="00D82B24"/>
    <w:rsid w:val="00D849D3"/>
    <w:rsid w:val="00D85695"/>
    <w:rsid w:val="00D8583D"/>
    <w:rsid w:val="00D85CEC"/>
    <w:rsid w:val="00D8655E"/>
    <w:rsid w:val="00D87DF6"/>
    <w:rsid w:val="00D900DC"/>
    <w:rsid w:val="00D90B25"/>
    <w:rsid w:val="00D91E0F"/>
    <w:rsid w:val="00D91EF0"/>
    <w:rsid w:val="00D91F86"/>
    <w:rsid w:val="00D91FE0"/>
    <w:rsid w:val="00D92266"/>
    <w:rsid w:val="00D9250B"/>
    <w:rsid w:val="00D939CC"/>
    <w:rsid w:val="00D955C5"/>
    <w:rsid w:val="00D972CA"/>
    <w:rsid w:val="00DA02AB"/>
    <w:rsid w:val="00DA1191"/>
    <w:rsid w:val="00DA19B1"/>
    <w:rsid w:val="00DA2B84"/>
    <w:rsid w:val="00DA3F11"/>
    <w:rsid w:val="00DA42D5"/>
    <w:rsid w:val="00DA55E3"/>
    <w:rsid w:val="00DA563B"/>
    <w:rsid w:val="00DA5E51"/>
    <w:rsid w:val="00DA633F"/>
    <w:rsid w:val="00DA69B8"/>
    <w:rsid w:val="00DB0FFB"/>
    <w:rsid w:val="00DB1C82"/>
    <w:rsid w:val="00DB1ECE"/>
    <w:rsid w:val="00DB1F06"/>
    <w:rsid w:val="00DB3ED2"/>
    <w:rsid w:val="00DB4B50"/>
    <w:rsid w:val="00DB5012"/>
    <w:rsid w:val="00DB58EB"/>
    <w:rsid w:val="00DB5A71"/>
    <w:rsid w:val="00DB6166"/>
    <w:rsid w:val="00DB7649"/>
    <w:rsid w:val="00DC0873"/>
    <w:rsid w:val="00DC23B7"/>
    <w:rsid w:val="00DC2698"/>
    <w:rsid w:val="00DC34D2"/>
    <w:rsid w:val="00DC3701"/>
    <w:rsid w:val="00DC41D6"/>
    <w:rsid w:val="00DC516C"/>
    <w:rsid w:val="00DC629B"/>
    <w:rsid w:val="00DC65D9"/>
    <w:rsid w:val="00DC6A81"/>
    <w:rsid w:val="00DC716F"/>
    <w:rsid w:val="00DC747F"/>
    <w:rsid w:val="00DC78E5"/>
    <w:rsid w:val="00DD03B1"/>
    <w:rsid w:val="00DD08EA"/>
    <w:rsid w:val="00DD0FC2"/>
    <w:rsid w:val="00DD1999"/>
    <w:rsid w:val="00DD1D48"/>
    <w:rsid w:val="00DD42B4"/>
    <w:rsid w:val="00DD439E"/>
    <w:rsid w:val="00DD451D"/>
    <w:rsid w:val="00DD4D04"/>
    <w:rsid w:val="00DD5112"/>
    <w:rsid w:val="00DD7208"/>
    <w:rsid w:val="00DE0245"/>
    <w:rsid w:val="00DE028E"/>
    <w:rsid w:val="00DE3C09"/>
    <w:rsid w:val="00DE41B7"/>
    <w:rsid w:val="00DE68A0"/>
    <w:rsid w:val="00DE70AA"/>
    <w:rsid w:val="00DF1F2C"/>
    <w:rsid w:val="00DF22FC"/>
    <w:rsid w:val="00DF2E80"/>
    <w:rsid w:val="00DF32C5"/>
    <w:rsid w:val="00DF4182"/>
    <w:rsid w:val="00DF579A"/>
    <w:rsid w:val="00DF583F"/>
    <w:rsid w:val="00DF5F33"/>
    <w:rsid w:val="00DF6D75"/>
    <w:rsid w:val="00DF7432"/>
    <w:rsid w:val="00E027F5"/>
    <w:rsid w:val="00E0297F"/>
    <w:rsid w:val="00E02A01"/>
    <w:rsid w:val="00E03E74"/>
    <w:rsid w:val="00E04695"/>
    <w:rsid w:val="00E04D45"/>
    <w:rsid w:val="00E07F2F"/>
    <w:rsid w:val="00E11556"/>
    <w:rsid w:val="00E118CF"/>
    <w:rsid w:val="00E1202E"/>
    <w:rsid w:val="00E122A6"/>
    <w:rsid w:val="00E13837"/>
    <w:rsid w:val="00E140F9"/>
    <w:rsid w:val="00E1421B"/>
    <w:rsid w:val="00E1479C"/>
    <w:rsid w:val="00E14B20"/>
    <w:rsid w:val="00E1516F"/>
    <w:rsid w:val="00E15DAF"/>
    <w:rsid w:val="00E16058"/>
    <w:rsid w:val="00E1680E"/>
    <w:rsid w:val="00E17D08"/>
    <w:rsid w:val="00E205C5"/>
    <w:rsid w:val="00E2112A"/>
    <w:rsid w:val="00E21396"/>
    <w:rsid w:val="00E219BF"/>
    <w:rsid w:val="00E22561"/>
    <w:rsid w:val="00E226C1"/>
    <w:rsid w:val="00E22753"/>
    <w:rsid w:val="00E23131"/>
    <w:rsid w:val="00E243A9"/>
    <w:rsid w:val="00E25783"/>
    <w:rsid w:val="00E265D1"/>
    <w:rsid w:val="00E272EB"/>
    <w:rsid w:val="00E27DF2"/>
    <w:rsid w:val="00E3282C"/>
    <w:rsid w:val="00E34778"/>
    <w:rsid w:val="00E353C4"/>
    <w:rsid w:val="00E355D5"/>
    <w:rsid w:val="00E37B8B"/>
    <w:rsid w:val="00E408D9"/>
    <w:rsid w:val="00E4128E"/>
    <w:rsid w:val="00E413D2"/>
    <w:rsid w:val="00E4157F"/>
    <w:rsid w:val="00E42742"/>
    <w:rsid w:val="00E42752"/>
    <w:rsid w:val="00E42A2B"/>
    <w:rsid w:val="00E43F9B"/>
    <w:rsid w:val="00E441BF"/>
    <w:rsid w:val="00E44F73"/>
    <w:rsid w:val="00E4561B"/>
    <w:rsid w:val="00E458AF"/>
    <w:rsid w:val="00E45C43"/>
    <w:rsid w:val="00E46A8B"/>
    <w:rsid w:val="00E46E80"/>
    <w:rsid w:val="00E470C8"/>
    <w:rsid w:val="00E4787A"/>
    <w:rsid w:val="00E514B5"/>
    <w:rsid w:val="00E51D8A"/>
    <w:rsid w:val="00E51F56"/>
    <w:rsid w:val="00E52A10"/>
    <w:rsid w:val="00E53C1B"/>
    <w:rsid w:val="00E5434B"/>
    <w:rsid w:val="00E5462A"/>
    <w:rsid w:val="00E55B8D"/>
    <w:rsid w:val="00E55E9F"/>
    <w:rsid w:val="00E56AFC"/>
    <w:rsid w:val="00E57753"/>
    <w:rsid w:val="00E60F75"/>
    <w:rsid w:val="00E626BE"/>
    <w:rsid w:val="00E62F0E"/>
    <w:rsid w:val="00E62FE1"/>
    <w:rsid w:val="00E6445E"/>
    <w:rsid w:val="00E64987"/>
    <w:rsid w:val="00E656CC"/>
    <w:rsid w:val="00E6777F"/>
    <w:rsid w:val="00E67ABF"/>
    <w:rsid w:val="00E70B4B"/>
    <w:rsid w:val="00E70F36"/>
    <w:rsid w:val="00E723F9"/>
    <w:rsid w:val="00E73C14"/>
    <w:rsid w:val="00E73EE8"/>
    <w:rsid w:val="00E7670C"/>
    <w:rsid w:val="00E77690"/>
    <w:rsid w:val="00E778F9"/>
    <w:rsid w:val="00E80237"/>
    <w:rsid w:val="00E844FF"/>
    <w:rsid w:val="00E852DE"/>
    <w:rsid w:val="00E85A74"/>
    <w:rsid w:val="00E8691E"/>
    <w:rsid w:val="00E90D0F"/>
    <w:rsid w:val="00E91C04"/>
    <w:rsid w:val="00E91FF9"/>
    <w:rsid w:val="00E92F1B"/>
    <w:rsid w:val="00E93998"/>
    <w:rsid w:val="00E93FED"/>
    <w:rsid w:val="00E94635"/>
    <w:rsid w:val="00E94B2C"/>
    <w:rsid w:val="00E95F94"/>
    <w:rsid w:val="00E96CD5"/>
    <w:rsid w:val="00E97802"/>
    <w:rsid w:val="00EA0439"/>
    <w:rsid w:val="00EA1886"/>
    <w:rsid w:val="00EA2421"/>
    <w:rsid w:val="00EA256B"/>
    <w:rsid w:val="00EA3A37"/>
    <w:rsid w:val="00EA3EBB"/>
    <w:rsid w:val="00EA4338"/>
    <w:rsid w:val="00EA4EDD"/>
    <w:rsid w:val="00EA578F"/>
    <w:rsid w:val="00EA5C0F"/>
    <w:rsid w:val="00EA600F"/>
    <w:rsid w:val="00EA7DDC"/>
    <w:rsid w:val="00EB1139"/>
    <w:rsid w:val="00EB15FB"/>
    <w:rsid w:val="00EB1677"/>
    <w:rsid w:val="00EB2461"/>
    <w:rsid w:val="00EB2C20"/>
    <w:rsid w:val="00EB359E"/>
    <w:rsid w:val="00EB4152"/>
    <w:rsid w:val="00EB4337"/>
    <w:rsid w:val="00EB49B8"/>
    <w:rsid w:val="00EB4B0A"/>
    <w:rsid w:val="00EB66EF"/>
    <w:rsid w:val="00EB6AF3"/>
    <w:rsid w:val="00EC03DE"/>
    <w:rsid w:val="00EC041E"/>
    <w:rsid w:val="00EC2215"/>
    <w:rsid w:val="00EC239E"/>
    <w:rsid w:val="00EC55B4"/>
    <w:rsid w:val="00EC5E55"/>
    <w:rsid w:val="00EC64CC"/>
    <w:rsid w:val="00EC7654"/>
    <w:rsid w:val="00ED1A8E"/>
    <w:rsid w:val="00ED288C"/>
    <w:rsid w:val="00ED2E95"/>
    <w:rsid w:val="00ED323B"/>
    <w:rsid w:val="00ED330A"/>
    <w:rsid w:val="00ED3D82"/>
    <w:rsid w:val="00ED4E58"/>
    <w:rsid w:val="00ED5FE6"/>
    <w:rsid w:val="00ED6401"/>
    <w:rsid w:val="00ED6C46"/>
    <w:rsid w:val="00ED759D"/>
    <w:rsid w:val="00ED75DF"/>
    <w:rsid w:val="00ED794A"/>
    <w:rsid w:val="00ED7B81"/>
    <w:rsid w:val="00EE001B"/>
    <w:rsid w:val="00EE0900"/>
    <w:rsid w:val="00EE0DB1"/>
    <w:rsid w:val="00EE279F"/>
    <w:rsid w:val="00EE2824"/>
    <w:rsid w:val="00EE2A8D"/>
    <w:rsid w:val="00EE2AF5"/>
    <w:rsid w:val="00EE457D"/>
    <w:rsid w:val="00EE45B4"/>
    <w:rsid w:val="00EE4F12"/>
    <w:rsid w:val="00EE5B08"/>
    <w:rsid w:val="00EE61DA"/>
    <w:rsid w:val="00EE6FF8"/>
    <w:rsid w:val="00EF2B20"/>
    <w:rsid w:val="00EF3295"/>
    <w:rsid w:val="00EF3436"/>
    <w:rsid w:val="00EF3B94"/>
    <w:rsid w:val="00EF55DC"/>
    <w:rsid w:val="00EF6641"/>
    <w:rsid w:val="00EF6756"/>
    <w:rsid w:val="00EF733C"/>
    <w:rsid w:val="00EF7B47"/>
    <w:rsid w:val="00EF7D23"/>
    <w:rsid w:val="00F0006C"/>
    <w:rsid w:val="00F030EE"/>
    <w:rsid w:val="00F04462"/>
    <w:rsid w:val="00F04C81"/>
    <w:rsid w:val="00F063E0"/>
    <w:rsid w:val="00F06942"/>
    <w:rsid w:val="00F06DBF"/>
    <w:rsid w:val="00F073AD"/>
    <w:rsid w:val="00F10456"/>
    <w:rsid w:val="00F10777"/>
    <w:rsid w:val="00F11462"/>
    <w:rsid w:val="00F12222"/>
    <w:rsid w:val="00F12780"/>
    <w:rsid w:val="00F13083"/>
    <w:rsid w:val="00F13542"/>
    <w:rsid w:val="00F13850"/>
    <w:rsid w:val="00F13D59"/>
    <w:rsid w:val="00F14AD3"/>
    <w:rsid w:val="00F160D0"/>
    <w:rsid w:val="00F1625C"/>
    <w:rsid w:val="00F163AD"/>
    <w:rsid w:val="00F16B62"/>
    <w:rsid w:val="00F16FD5"/>
    <w:rsid w:val="00F17DCB"/>
    <w:rsid w:val="00F2143C"/>
    <w:rsid w:val="00F2276E"/>
    <w:rsid w:val="00F22B48"/>
    <w:rsid w:val="00F250AE"/>
    <w:rsid w:val="00F258EE"/>
    <w:rsid w:val="00F2658B"/>
    <w:rsid w:val="00F30BC7"/>
    <w:rsid w:val="00F31441"/>
    <w:rsid w:val="00F31755"/>
    <w:rsid w:val="00F317D7"/>
    <w:rsid w:val="00F3231F"/>
    <w:rsid w:val="00F3267E"/>
    <w:rsid w:val="00F329B8"/>
    <w:rsid w:val="00F32B23"/>
    <w:rsid w:val="00F34697"/>
    <w:rsid w:val="00F36077"/>
    <w:rsid w:val="00F3649C"/>
    <w:rsid w:val="00F374E2"/>
    <w:rsid w:val="00F401E0"/>
    <w:rsid w:val="00F40F07"/>
    <w:rsid w:val="00F411FB"/>
    <w:rsid w:val="00F4252C"/>
    <w:rsid w:val="00F42D7D"/>
    <w:rsid w:val="00F42F53"/>
    <w:rsid w:val="00F433BB"/>
    <w:rsid w:val="00F4342B"/>
    <w:rsid w:val="00F44931"/>
    <w:rsid w:val="00F4567B"/>
    <w:rsid w:val="00F46403"/>
    <w:rsid w:val="00F46E66"/>
    <w:rsid w:val="00F52430"/>
    <w:rsid w:val="00F5268A"/>
    <w:rsid w:val="00F538D9"/>
    <w:rsid w:val="00F53B04"/>
    <w:rsid w:val="00F53CBA"/>
    <w:rsid w:val="00F54DAD"/>
    <w:rsid w:val="00F5553D"/>
    <w:rsid w:val="00F55DA4"/>
    <w:rsid w:val="00F56517"/>
    <w:rsid w:val="00F609D1"/>
    <w:rsid w:val="00F615E8"/>
    <w:rsid w:val="00F622C1"/>
    <w:rsid w:val="00F63143"/>
    <w:rsid w:val="00F63A18"/>
    <w:rsid w:val="00F653A7"/>
    <w:rsid w:val="00F6556E"/>
    <w:rsid w:val="00F66024"/>
    <w:rsid w:val="00F707A6"/>
    <w:rsid w:val="00F71933"/>
    <w:rsid w:val="00F72025"/>
    <w:rsid w:val="00F74151"/>
    <w:rsid w:val="00F749CB"/>
    <w:rsid w:val="00F74CB0"/>
    <w:rsid w:val="00F7690A"/>
    <w:rsid w:val="00F77970"/>
    <w:rsid w:val="00F805CF"/>
    <w:rsid w:val="00F806CF"/>
    <w:rsid w:val="00F80D3D"/>
    <w:rsid w:val="00F82186"/>
    <w:rsid w:val="00F82523"/>
    <w:rsid w:val="00F8270F"/>
    <w:rsid w:val="00F82944"/>
    <w:rsid w:val="00F835C0"/>
    <w:rsid w:val="00F866D8"/>
    <w:rsid w:val="00F86C1D"/>
    <w:rsid w:val="00F86D9B"/>
    <w:rsid w:val="00F87C3D"/>
    <w:rsid w:val="00F902A9"/>
    <w:rsid w:val="00F908C1"/>
    <w:rsid w:val="00F90BAE"/>
    <w:rsid w:val="00F9141C"/>
    <w:rsid w:val="00F92A7A"/>
    <w:rsid w:val="00F947E6"/>
    <w:rsid w:val="00F9669A"/>
    <w:rsid w:val="00F9683F"/>
    <w:rsid w:val="00F9731B"/>
    <w:rsid w:val="00F9749F"/>
    <w:rsid w:val="00F97AE8"/>
    <w:rsid w:val="00FA0F43"/>
    <w:rsid w:val="00FA2067"/>
    <w:rsid w:val="00FA2C41"/>
    <w:rsid w:val="00FA44E7"/>
    <w:rsid w:val="00FA5025"/>
    <w:rsid w:val="00FA5129"/>
    <w:rsid w:val="00FA5D84"/>
    <w:rsid w:val="00FA62A8"/>
    <w:rsid w:val="00FB1790"/>
    <w:rsid w:val="00FB29CF"/>
    <w:rsid w:val="00FB2BF5"/>
    <w:rsid w:val="00FB3A52"/>
    <w:rsid w:val="00FB475A"/>
    <w:rsid w:val="00FB5800"/>
    <w:rsid w:val="00FC018D"/>
    <w:rsid w:val="00FC11A6"/>
    <w:rsid w:val="00FC4795"/>
    <w:rsid w:val="00FC6B2B"/>
    <w:rsid w:val="00FC70E3"/>
    <w:rsid w:val="00FC733B"/>
    <w:rsid w:val="00FC7684"/>
    <w:rsid w:val="00FD0963"/>
    <w:rsid w:val="00FD118A"/>
    <w:rsid w:val="00FD19C1"/>
    <w:rsid w:val="00FD2EEB"/>
    <w:rsid w:val="00FD3495"/>
    <w:rsid w:val="00FD3671"/>
    <w:rsid w:val="00FD3A92"/>
    <w:rsid w:val="00FD48EA"/>
    <w:rsid w:val="00FD5213"/>
    <w:rsid w:val="00FD53C7"/>
    <w:rsid w:val="00FD578D"/>
    <w:rsid w:val="00FD5BB3"/>
    <w:rsid w:val="00FD5C06"/>
    <w:rsid w:val="00FD7D6C"/>
    <w:rsid w:val="00FE0AE4"/>
    <w:rsid w:val="00FE1353"/>
    <w:rsid w:val="00FE22AD"/>
    <w:rsid w:val="00FE2857"/>
    <w:rsid w:val="00FE5371"/>
    <w:rsid w:val="00FE6D26"/>
    <w:rsid w:val="00FE7BDF"/>
    <w:rsid w:val="00FF0249"/>
    <w:rsid w:val="00FF192C"/>
    <w:rsid w:val="00FF3136"/>
    <w:rsid w:val="00FF3883"/>
    <w:rsid w:val="00FF38B7"/>
    <w:rsid w:val="00FF39AE"/>
    <w:rsid w:val="00FF469F"/>
    <w:rsid w:val="00FF5098"/>
    <w:rsid w:val="00FF6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3150"/>
    </o:shapedefaults>
    <o:shapelayout v:ext="edit">
      <o:idmap v:ext="edit" data="1"/>
    </o:shapelayout>
  </w:shapeDefaults>
  <w:decimalSymbol w:val="."/>
  <w:listSeparator w:val=","/>
  <w14:docId w14:val="65A29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4BE"/>
    <w:pPr>
      <w:jc w:val="both"/>
    </w:pPr>
    <w:rPr>
      <w:sz w:val="24"/>
      <w:lang w:val="en-GB" w:eastAsia="en-US"/>
    </w:rPr>
  </w:style>
  <w:style w:type="paragraph" w:styleId="Heading1">
    <w:name w:val="heading 1"/>
    <w:basedOn w:val="Normal"/>
    <w:next w:val="NormalIndent"/>
    <w:link w:val="Heading1Char"/>
    <w:qFormat/>
    <w:rsid w:val="00355533"/>
    <w:pPr>
      <w:keepNext/>
      <w:numPr>
        <w:numId w:val="2"/>
      </w:numPr>
      <w:spacing w:before="120" w:after="240"/>
      <w:ind w:left="792" w:hanging="792"/>
      <w:contextualSpacing/>
      <w:outlineLvl w:val="0"/>
    </w:pPr>
    <w:rPr>
      <w:b/>
      <w:caps/>
      <w:color w:val="006600"/>
      <w:kern w:val="28"/>
    </w:rPr>
  </w:style>
  <w:style w:type="paragraph" w:styleId="Heading2">
    <w:name w:val="heading 2"/>
    <w:basedOn w:val="Normal"/>
    <w:next w:val="NormalIndent"/>
    <w:link w:val="Heading2Char"/>
    <w:qFormat/>
    <w:rsid w:val="004C1450"/>
    <w:pPr>
      <w:keepNext/>
      <w:numPr>
        <w:ilvl w:val="1"/>
        <w:numId w:val="2"/>
      </w:numPr>
      <w:spacing w:after="240"/>
      <w:outlineLvl w:val="1"/>
    </w:pPr>
    <w:rPr>
      <w:b/>
      <w:color w:val="006600"/>
    </w:rPr>
  </w:style>
  <w:style w:type="paragraph" w:styleId="Heading3">
    <w:name w:val="heading 3"/>
    <w:aliases w:val="Heading 3 Ace"/>
    <w:basedOn w:val="Normal"/>
    <w:next w:val="NormalIndent"/>
    <w:link w:val="Heading3Char"/>
    <w:qFormat/>
    <w:rsid w:val="004C1450"/>
    <w:pPr>
      <w:keepNext/>
      <w:numPr>
        <w:ilvl w:val="2"/>
        <w:numId w:val="2"/>
      </w:numPr>
      <w:spacing w:after="240"/>
      <w:outlineLvl w:val="2"/>
    </w:pPr>
    <w:rPr>
      <w:b/>
      <w:color w:val="006600"/>
    </w:rPr>
  </w:style>
  <w:style w:type="paragraph" w:styleId="Heading4">
    <w:name w:val="heading 4"/>
    <w:next w:val="NormalIndent"/>
    <w:link w:val="Heading4Char"/>
    <w:qFormat/>
    <w:rsid w:val="004C1450"/>
    <w:pPr>
      <w:keepNext/>
      <w:widowControl w:val="0"/>
      <w:numPr>
        <w:ilvl w:val="3"/>
        <w:numId w:val="2"/>
      </w:numPr>
      <w:spacing w:after="240"/>
      <w:outlineLvl w:val="3"/>
    </w:pPr>
    <w:rPr>
      <w:b/>
      <w:sz w:val="24"/>
      <w:lang w:val="en-GB" w:eastAsia="en-US"/>
    </w:rPr>
  </w:style>
  <w:style w:type="paragraph" w:styleId="Heading5">
    <w:name w:val="heading 5"/>
    <w:basedOn w:val="Normal"/>
    <w:next w:val="Normal"/>
    <w:link w:val="Heading5Char"/>
    <w:qFormat/>
    <w:rsid w:val="004C1450"/>
    <w:pPr>
      <w:numPr>
        <w:ilvl w:val="4"/>
        <w:numId w:val="2"/>
      </w:numPr>
      <w:spacing w:before="240" w:after="60"/>
      <w:outlineLvl w:val="4"/>
    </w:pPr>
    <w:rPr>
      <w:b/>
      <w:bCs/>
      <w:i/>
      <w:iCs/>
      <w:sz w:val="28"/>
      <w:szCs w:val="26"/>
    </w:rPr>
  </w:style>
  <w:style w:type="paragraph" w:styleId="Heading6">
    <w:name w:val="heading 6"/>
    <w:basedOn w:val="Normal"/>
    <w:next w:val="Normal"/>
    <w:link w:val="Heading6Char"/>
    <w:qFormat/>
    <w:rsid w:val="004C1450"/>
    <w:pPr>
      <w:numPr>
        <w:ilvl w:val="5"/>
        <w:numId w:val="2"/>
      </w:numPr>
      <w:spacing w:before="240" w:after="60"/>
      <w:outlineLvl w:val="5"/>
    </w:pPr>
    <w:rPr>
      <w:b/>
      <w:bCs/>
      <w:szCs w:val="22"/>
    </w:rPr>
  </w:style>
  <w:style w:type="paragraph" w:styleId="Heading7">
    <w:name w:val="heading 7"/>
    <w:basedOn w:val="Normal"/>
    <w:next w:val="NormalIndent"/>
    <w:link w:val="Heading7Char"/>
    <w:qFormat/>
    <w:rsid w:val="004C1450"/>
    <w:pPr>
      <w:numPr>
        <w:ilvl w:val="6"/>
        <w:numId w:val="2"/>
      </w:numPr>
      <w:spacing w:after="240"/>
      <w:jc w:val="center"/>
      <w:outlineLvl w:val="6"/>
    </w:pPr>
    <w:rPr>
      <w:b/>
      <w:caps/>
      <w:color w:val="006600"/>
      <w:szCs w:val="22"/>
    </w:rPr>
  </w:style>
  <w:style w:type="paragraph" w:styleId="Heading8">
    <w:name w:val="heading 8"/>
    <w:basedOn w:val="Normal"/>
    <w:next w:val="NormalIndent"/>
    <w:link w:val="Heading8Char"/>
    <w:qFormat/>
    <w:rsid w:val="004C1450"/>
    <w:pPr>
      <w:numPr>
        <w:ilvl w:val="7"/>
        <w:numId w:val="2"/>
      </w:numPr>
      <w:spacing w:after="240"/>
      <w:outlineLvl w:val="7"/>
    </w:pPr>
    <w:rPr>
      <w:b/>
      <w:iCs/>
      <w:color w:val="006600"/>
      <w:szCs w:val="24"/>
    </w:rPr>
  </w:style>
  <w:style w:type="paragraph" w:styleId="Heading9">
    <w:name w:val="heading 9"/>
    <w:basedOn w:val="Normal"/>
    <w:next w:val="NormalIndent"/>
    <w:link w:val="Heading9Char"/>
    <w:qFormat/>
    <w:rsid w:val="009D34BE"/>
    <w:pPr>
      <w:numPr>
        <w:ilvl w:val="8"/>
        <w:numId w:val="2"/>
      </w:numPr>
      <w:spacing w:after="240"/>
      <w:outlineLvl w:val="8"/>
    </w:pPr>
    <w:rPr>
      <w:rFonts w:cs="Arial"/>
      <w:b/>
      <w:color w:val="0066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rsid w:val="00A50DBC"/>
    <w:pPr>
      <w:tabs>
        <w:tab w:val="left" w:pos="794"/>
      </w:tabs>
      <w:ind w:left="794"/>
    </w:pPr>
  </w:style>
  <w:style w:type="numbering" w:styleId="111111">
    <w:name w:val="Outline List 2"/>
    <w:basedOn w:val="NoList"/>
    <w:semiHidden/>
    <w:rsid w:val="005955D5"/>
    <w:pPr>
      <w:numPr>
        <w:numId w:val="13"/>
      </w:numPr>
    </w:pPr>
  </w:style>
  <w:style w:type="table" w:styleId="TableProfessional">
    <w:name w:val="Table Professional"/>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styleId="1ai">
    <w:name w:val="Outline List 1"/>
    <w:basedOn w:val="NoList"/>
    <w:semiHidden/>
    <w:rsid w:val="005955D5"/>
    <w:pPr>
      <w:numPr>
        <w:numId w:val="14"/>
      </w:numPr>
    </w:pPr>
  </w:style>
  <w:style w:type="paragraph" w:styleId="Footer">
    <w:name w:val="footer"/>
    <w:basedOn w:val="Normal"/>
    <w:link w:val="FooterChar"/>
    <w:uiPriority w:val="99"/>
    <w:rsid w:val="009A6042"/>
    <w:pPr>
      <w:tabs>
        <w:tab w:val="center" w:pos="4820"/>
        <w:tab w:val="right" w:pos="9639"/>
      </w:tabs>
      <w:jc w:val="right"/>
    </w:pPr>
    <w:rPr>
      <w:color w:val="006600"/>
    </w:rPr>
  </w:style>
  <w:style w:type="paragraph" w:styleId="Header">
    <w:name w:val="header"/>
    <w:basedOn w:val="Normal"/>
    <w:link w:val="HeaderChar"/>
    <w:rsid w:val="004C1450"/>
    <w:rPr>
      <w:rFonts w:cs="Tahoma"/>
      <w:b/>
      <w:color w:val="006600"/>
      <w:sz w:val="20"/>
      <w:szCs w:val="16"/>
    </w:rPr>
  </w:style>
  <w:style w:type="paragraph" w:customStyle="1" w:styleId="Reference">
    <w:name w:val="Reference"/>
    <w:basedOn w:val="Normal"/>
    <w:pPr>
      <w:numPr>
        <w:numId w:val="1"/>
      </w:numPr>
      <w:spacing w:after="240"/>
    </w:pPr>
  </w:style>
  <w:style w:type="paragraph" w:styleId="Caption">
    <w:name w:val="caption"/>
    <w:basedOn w:val="Normal"/>
    <w:next w:val="NormalIndent"/>
    <w:qFormat/>
    <w:rsid w:val="004C1450"/>
    <w:pPr>
      <w:spacing w:before="120" w:after="120"/>
      <w:ind w:left="794"/>
      <w:jc w:val="center"/>
    </w:pPr>
    <w:rPr>
      <w:b/>
    </w:rPr>
  </w:style>
  <w:style w:type="paragraph" w:styleId="TOC1">
    <w:name w:val="toc 1"/>
    <w:next w:val="Normal"/>
    <w:autoRedefine/>
    <w:uiPriority w:val="39"/>
    <w:rsid w:val="002D7C9A"/>
    <w:pPr>
      <w:tabs>
        <w:tab w:val="left" w:pos="794"/>
        <w:tab w:val="right" w:leader="dot" w:pos="9639"/>
      </w:tabs>
      <w:spacing w:before="240"/>
      <w:ind w:left="794" w:hanging="794"/>
      <w:jc w:val="both"/>
    </w:pPr>
    <w:rPr>
      <w:rFonts w:cs="Tahoma"/>
      <w:b/>
      <w:caps/>
      <w:noProof/>
      <w:color w:val="006600"/>
      <w:sz w:val="24"/>
      <w:szCs w:val="22"/>
      <w:lang w:val="en-GB" w:eastAsia="en-US"/>
    </w:rPr>
  </w:style>
  <w:style w:type="paragraph" w:styleId="TOC2">
    <w:name w:val="toc 2"/>
    <w:next w:val="Normal"/>
    <w:autoRedefine/>
    <w:uiPriority w:val="39"/>
    <w:rsid w:val="002D7C9A"/>
    <w:pPr>
      <w:tabs>
        <w:tab w:val="left" w:pos="794"/>
        <w:tab w:val="right" w:leader="dot" w:pos="9639"/>
      </w:tabs>
      <w:ind w:left="794" w:hanging="794"/>
    </w:pPr>
    <w:rPr>
      <w:rFonts w:cs="Tahoma"/>
      <w:noProof/>
      <w:color w:val="006600"/>
      <w:sz w:val="24"/>
      <w:szCs w:val="22"/>
      <w:lang w:val="en-GB" w:eastAsia="en-US"/>
    </w:rPr>
  </w:style>
  <w:style w:type="paragraph" w:styleId="TOC3">
    <w:name w:val="toc 3"/>
    <w:basedOn w:val="Normal"/>
    <w:next w:val="Normal"/>
    <w:autoRedefine/>
    <w:uiPriority w:val="39"/>
    <w:rsid w:val="002D7C9A"/>
    <w:pPr>
      <w:tabs>
        <w:tab w:val="left" w:pos="794"/>
        <w:tab w:val="left" w:pos="851"/>
        <w:tab w:val="right" w:leader="dot" w:pos="9639"/>
      </w:tabs>
      <w:ind w:left="851" w:hanging="851"/>
    </w:pPr>
    <w:rPr>
      <w:rFonts w:cs="Tahoma"/>
      <w:noProof/>
      <w:color w:val="006600"/>
      <w:szCs w:val="22"/>
    </w:rPr>
  </w:style>
  <w:style w:type="numbering" w:styleId="ArticleSection">
    <w:name w:val="Outline List 3"/>
    <w:basedOn w:val="NoList"/>
    <w:semiHidden/>
    <w:rsid w:val="005955D5"/>
    <w:pPr>
      <w:numPr>
        <w:numId w:val="15"/>
      </w:numPr>
    </w:pPr>
  </w:style>
  <w:style w:type="paragraph" w:styleId="TOC4">
    <w:name w:val="toc 4"/>
    <w:basedOn w:val="Normal"/>
    <w:next w:val="Normal"/>
    <w:autoRedefine/>
    <w:semiHidden/>
    <w:pPr>
      <w:ind w:left="720"/>
    </w:pPr>
  </w:style>
  <w:style w:type="paragraph" w:styleId="TOC5">
    <w:name w:val="toc 5"/>
    <w:basedOn w:val="Normal"/>
    <w:next w:val="Normal"/>
    <w:autoRedefine/>
    <w:semiHidden/>
    <w:rsid w:val="002D7C9A"/>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styleId="DocumentMap">
    <w:name w:val="Document Map"/>
    <w:basedOn w:val="Normal"/>
    <w:link w:val="DocumentMapChar"/>
    <w:semiHidden/>
    <w:rsid w:val="004C1450"/>
    <w:pPr>
      <w:shd w:val="clear" w:color="auto" w:fill="000080"/>
    </w:pPr>
    <w:rPr>
      <w:rFonts w:cs="Tahoma"/>
      <w:sz w:val="20"/>
    </w:rPr>
  </w:style>
  <w:style w:type="paragraph" w:styleId="BlockText">
    <w:name w:val="Block Text"/>
    <w:basedOn w:val="Normal"/>
    <w:semiHidden/>
    <w:rsid w:val="004C1450"/>
    <w:pPr>
      <w:spacing w:after="120"/>
      <w:ind w:left="1440" w:right="1440"/>
    </w:pPr>
  </w:style>
  <w:style w:type="character" w:customStyle="1" w:styleId="Heading4Char">
    <w:name w:val="Heading 4 Char"/>
    <w:link w:val="Heading4"/>
    <w:rsid w:val="004C1450"/>
    <w:rPr>
      <w:b/>
      <w:sz w:val="24"/>
      <w:lang w:val="en-GB" w:eastAsia="en-US"/>
    </w:rPr>
  </w:style>
  <w:style w:type="paragraph" w:customStyle="1" w:styleId="NumberedList">
    <w:name w:val="Numbered List"/>
    <w:basedOn w:val="NormalIndent"/>
    <w:rsid w:val="003877B3"/>
    <w:pPr>
      <w:numPr>
        <w:numId w:val="17"/>
      </w:numPr>
      <w:tabs>
        <w:tab w:val="left" w:pos="1276"/>
      </w:tabs>
    </w:pPr>
  </w:style>
  <w:style w:type="paragraph" w:customStyle="1" w:styleId="Figure">
    <w:name w:val="Figure"/>
    <w:basedOn w:val="NormalIndent"/>
    <w:next w:val="NormalIndent"/>
    <w:rsid w:val="004C1450"/>
    <w:pPr>
      <w:ind w:left="720"/>
      <w:jc w:val="center"/>
    </w:pPr>
  </w:style>
  <w:style w:type="paragraph" w:styleId="BodyText">
    <w:name w:val="Body Text"/>
    <w:basedOn w:val="Normal"/>
    <w:link w:val="BodyTextChar"/>
    <w:semiHidden/>
    <w:rsid w:val="004C1450"/>
    <w:pPr>
      <w:spacing w:after="120"/>
    </w:pPr>
  </w:style>
  <w:style w:type="paragraph" w:styleId="BodyText2">
    <w:name w:val="Body Text 2"/>
    <w:basedOn w:val="Normal"/>
    <w:link w:val="BodyText2Char"/>
    <w:semiHidden/>
    <w:rsid w:val="004C1450"/>
    <w:pPr>
      <w:spacing w:after="120" w:line="480" w:lineRule="auto"/>
    </w:pPr>
  </w:style>
  <w:style w:type="paragraph" w:customStyle="1" w:styleId="TableContent">
    <w:name w:val="Table Content"/>
    <w:basedOn w:val="NormalIndent"/>
    <w:rsid w:val="009D34BE"/>
    <w:pPr>
      <w:ind w:left="0"/>
      <w:jc w:val="center"/>
    </w:pPr>
  </w:style>
  <w:style w:type="paragraph" w:styleId="BodyText3">
    <w:name w:val="Body Text 3"/>
    <w:basedOn w:val="Normal"/>
    <w:link w:val="BodyText3Char"/>
    <w:semiHidden/>
    <w:rsid w:val="004C1450"/>
    <w:pPr>
      <w:spacing w:after="120"/>
    </w:pPr>
    <w:rPr>
      <w:sz w:val="20"/>
      <w:szCs w:val="16"/>
    </w:rPr>
  </w:style>
  <w:style w:type="paragraph" w:styleId="BodyTextFirstIndent">
    <w:name w:val="Body Text First Indent"/>
    <w:basedOn w:val="BodyText"/>
    <w:link w:val="BodyTextFirstIndentChar"/>
    <w:semiHidden/>
    <w:rsid w:val="005955D5"/>
    <w:pPr>
      <w:ind w:firstLine="210"/>
    </w:pPr>
  </w:style>
  <w:style w:type="paragraph" w:styleId="BodyTextIndent">
    <w:name w:val="Body Text Indent"/>
    <w:basedOn w:val="Normal"/>
    <w:link w:val="BodyTextIndentChar"/>
    <w:semiHidden/>
    <w:rsid w:val="004C1450"/>
    <w:pPr>
      <w:spacing w:after="120"/>
      <w:ind w:left="283"/>
    </w:pPr>
  </w:style>
  <w:style w:type="paragraph" w:styleId="BodyTextFirstIndent2">
    <w:name w:val="Body Text First Indent 2"/>
    <w:basedOn w:val="BodyTextIndent"/>
    <w:link w:val="BodyTextFirstIndent2Char"/>
    <w:semiHidden/>
    <w:rsid w:val="004C1450"/>
    <w:pPr>
      <w:ind w:firstLine="210"/>
    </w:pPr>
  </w:style>
  <w:style w:type="paragraph" w:styleId="BodyTextIndent2">
    <w:name w:val="Body Text Indent 2"/>
    <w:basedOn w:val="Normal"/>
    <w:link w:val="BodyTextIndent2Char"/>
    <w:semiHidden/>
    <w:rsid w:val="004C1450"/>
    <w:pPr>
      <w:spacing w:after="120" w:line="480" w:lineRule="auto"/>
      <w:ind w:left="283"/>
    </w:pPr>
  </w:style>
  <w:style w:type="paragraph" w:styleId="BodyTextIndent3">
    <w:name w:val="Body Text Indent 3"/>
    <w:basedOn w:val="Normal"/>
    <w:link w:val="BodyTextIndent3Char"/>
    <w:semiHidden/>
    <w:rsid w:val="004C1450"/>
    <w:pPr>
      <w:spacing w:after="120"/>
      <w:ind w:left="283"/>
    </w:pPr>
    <w:rPr>
      <w:sz w:val="20"/>
      <w:szCs w:val="16"/>
    </w:rPr>
  </w:style>
  <w:style w:type="paragraph" w:styleId="Closing">
    <w:name w:val="Closing"/>
    <w:basedOn w:val="Normal"/>
    <w:link w:val="ClosingChar"/>
    <w:semiHidden/>
    <w:rsid w:val="004C1450"/>
    <w:pPr>
      <w:ind w:left="4252"/>
    </w:pPr>
  </w:style>
  <w:style w:type="paragraph" w:styleId="Date">
    <w:name w:val="Date"/>
    <w:basedOn w:val="Normal"/>
    <w:next w:val="Normal"/>
    <w:link w:val="DateChar"/>
    <w:semiHidden/>
    <w:rsid w:val="004C1450"/>
  </w:style>
  <w:style w:type="paragraph" w:styleId="E-mailSignature">
    <w:name w:val="E-mail Signature"/>
    <w:basedOn w:val="Normal"/>
    <w:link w:val="E-mailSignatureChar"/>
    <w:semiHidden/>
    <w:rsid w:val="004C1450"/>
  </w:style>
  <w:style w:type="character" w:styleId="Emphasis">
    <w:name w:val="Emphasis"/>
    <w:qFormat/>
    <w:rsid w:val="004C1450"/>
    <w:rPr>
      <w:rFonts w:ascii="Times New Roman" w:hAnsi="Times New Roman"/>
      <w:i/>
      <w:iCs/>
      <w:sz w:val="20"/>
    </w:rPr>
  </w:style>
  <w:style w:type="paragraph" w:styleId="EnvelopeAddress">
    <w:name w:val="envelope address"/>
    <w:basedOn w:val="Normal"/>
    <w:semiHidden/>
    <w:rsid w:val="004C1450"/>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4C1450"/>
    <w:rPr>
      <w:rFonts w:cs="Arial"/>
      <w:sz w:val="20"/>
    </w:rPr>
  </w:style>
  <w:style w:type="character" w:styleId="FollowedHyperlink">
    <w:name w:val="FollowedHyperlink"/>
    <w:semiHidden/>
    <w:rsid w:val="004C1450"/>
    <w:rPr>
      <w:rFonts w:ascii="Times New Roman" w:hAnsi="Times New Roman"/>
      <w:color w:val="800080"/>
      <w:sz w:val="24"/>
      <w:u w:val="single"/>
    </w:rPr>
  </w:style>
  <w:style w:type="character" w:styleId="HTMLAcronym">
    <w:name w:val="HTML Acronym"/>
    <w:basedOn w:val="DefaultParagraphFont"/>
    <w:semiHidden/>
    <w:rsid w:val="009D34BE"/>
    <w:rPr>
      <w:rFonts w:ascii="Times New Roman" w:hAnsi="Times New Roman"/>
      <w:sz w:val="24"/>
    </w:rPr>
  </w:style>
  <w:style w:type="paragraph" w:styleId="HTMLAddress">
    <w:name w:val="HTML Address"/>
    <w:basedOn w:val="Normal"/>
    <w:link w:val="HTMLAddressChar"/>
    <w:semiHidden/>
    <w:rsid w:val="009D34BE"/>
    <w:rPr>
      <w:i/>
      <w:iCs/>
    </w:rPr>
  </w:style>
  <w:style w:type="character" w:styleId="HTMLCite">
    <w:name w:val="HTML Cite"/>
    <w:semiHidden/>
    <w:rsid w:val="009D34BE"/>
    <w:rPr>
      <w:rFonts w:ascii="Times New Roman" w:hAnsi="Times New Roman"/>
      <w:i/>
      <w:iCs/>
      <w:sz w:val="20"/>
    </w:rPr>
  </w:style>
  <w:style w:type="character" w:styleId="HTMLCode">
    <w:name w:val="HTML Code"/>
    <w:semiHidden/>
    <w:rsid w:val="009D34BE"/>
    <w:rPr>
      <w:rFonts w:ascii="Times New Roman" w:hAnsi="Times New Roman" w:cs="Courier New"/>
      <w:sz w:val="20"/>
      <w:szCs w:val="20"/>
    </w:rPr>
  </w:style>
  <w:style w:type="character" w:styleId="HTMLDefinition">
    <w:name w:val="HTML Definition"/>
    <w:semiHidden/>
    <w:rsid w:val="009D34BE"/>
    <w:rPr>
      <w:rFonts w:ascii="Times New Roman" w:hAnsi="Times New Roman"/>
      <w:i/>
      <w:iCs/>
      <w:sz w:val="20"/>
    </w:rPr>
  </w:style>
  <w:style w:type="character" w:styleId="HTMLKeyboard">
    <w:name w:val="HTML Keyboard"/>
    <w:semiHidden/>
    <w:rsid w:val="009D34BE"/>
    <w:rPr>
      <w:rFonts w:ascii="Times New Roman" w:hAnsi="Times New Roman" w:cs="Courier New"/>
      <w:sz w:val="20"/>
      <w:szCs w:val="20"/>
    </w:rPr>
  </w:style>
  <w:style w:type="paragraph" w:customStyle="1" w:styleId="TitlePage-TableContent">
    <w:name w:val="Title Page - Table Content"/>
    <w:basedOn w:val="Normal"/>
    <w:next w:val="Normal"/>
    <w:rsid w:val="002D7C9A"/>
    <w:pPr>
      <w:framePr w:hSpace="181" w:wrap="around" w:vAnchor="text" w:hAnchor="margin" w:x="85" w:y="17"/>
      <w:suppressOverlap/>
      <w:jc w:val="center"/>
    </w:pPr>
    <w:rPr>
      <w:sz w:val="20"/>
    </w:rPr>
  </w:style>
  <w:style w:type="paragraph" w:customStyle="1" w:styleId="TitlePage-TableHeader">
    <w:name w:val="Title Page - Table Header"/>
    <w:basedOn w:val="Normal"/>
    <w:next w:val="Normal"/>
    <w:rsid w:val="001B5DA5"/>
    <w:pPr>
      <w:framePr w:hSpace="181" w:wrap="around" w:vAnchor="text" w:hAnchor="margin" w:x="85" w:y="17"/>
      <w:suppressOverlap/>
      <w:jc w:val="left"/>
    </w:pPr>
    <w:rPr>
      <w:b/>
      <w:bCs/>
      <w:sz w:val="18"/>
    </w:rPr>
  </w:style>
  <w:style w:type="paragraph" w:styleId="HTMLPreformatted">
    <w:name w:val="HTML Preformatted"/>
    <w:basedOn w:val="Normal"/>
    <w:link w:val="HTMLPreformattedChar"/>
    <w:uiPriority w:val="99"/>
    <w:semiHidden/>
    <w:rsid w:val="009D34BE"/>
    <w:rPr>
      <w:rFonts w:cs="Courier New"/>
      <w:sz w:val="20"/>
    </w:rPr>
  </w:style>
  <w:style w:type="character" w:styleId="HTMLSample">
    <w:name w:val="HTML Sample"/>
    <w:semiHidden/>
    <w:rsid w:val="009D34BE"/>
    <w:rPr>
      <w:rFonts w:ascii="Times New Roman" w:hAnsi="Times New Roman" w:cs="Courier New"/>
      <w:sz w:val="20"/>
    </w:rPr>
  </w:style>
  <w:style w:type="paragraph" w:customStyle="1" w:styleId="TitlePage-">
    <w:name w:val="Title Page -"/>
    <w:rsid w:val="009D34BE"/>
    <w:pPr>
      <w:jc w:val="center"/>
    </w:pPr>
    <w:rPr>
      <w:b/>
      <w:bCs/>
      <w:color w:val="006600"/>
      <w:sz w:val="32"/>
      <w:lang w:val="en-GB" w:eastAsia="en-US"/>
    </w:rPr>
  </w:style>
  <w:style w:type="paragraph" w:customStyle="1" w:styleId="TitlePage-ProjectTitle">
    <w:name w:val="Title Page - Project Title"/>
    <w:rsid w:val="002D7C9A"/>
    <w:pPr>
      <w:jc w:val="center"/>
    </w:pPr>
    <w:rPr>
      <w:b/>
      <w:bCs/>
      <w:color w:val="006600"/>
      <w:sz w:val="36"/>
      <w:lang w:val="en-GB" w:eastAsia="en-US"/>
    </w:rPr>
  </w:style>
  <w:style w:type="paragraph" w:customStyle="1" w:styleId="TitlePage-ReportTitle">
    <w:name w:val="Title Page - Report Title"/>
    <w:rsid w:val="002D7C9A"/>
    <w:pPr>
      <w:jc w:val="center"/>
    </w:pPr>
    <w:rPr>
      <w:b/>
      <w:bCs/>
      <w:caps/>
      <w:color w:val="006600"/>
      <w:sz w:val="36"/>
      <w:szCs w:val="40"/>
      <w:lang w:val="en-GB" w:eastAsia="en-US"/>
    </w:rPr>
  </w:style>
  <w:style w:type="paragraph" w:customStyle="1" w:styleId="TitlePage-DocType">
    <w:name w:val="Title Page - Doc Type"/>
    <w:rsid w:val="002D7C9A"/>
    <w:pPr>
      <w:jc w:val="center"/>
    </w:pPr>
    <w:rPr>
      <w:b/>
      <w:bCs/>
      <w:caps/>
      <w:color w:val="006600"/>
      <w:sz w:val="32"/>
      <w:szCs w:val="36"/>
      <w:lang w:val="en-GB" w:eastAsia="en-US"/>
    </w:rPr>
  </w:style>
  <w:style w:type="paragraph" w:customStyle="1" w:styleId="TitlePage-Date">
    <w:name w:val="Title Page - Date"/>
    <w:rsid w:val="002D7C9A"/>
    <w:pPr>
      <w:jc w:val="center"/>
    </w:pPr>
    <w:rPr>
      <w:b/>
      <w:bCs/>
      <w:color w:val="006600"/>
      <w:sz w:val="32"/>
      <w:lang w:val="en-GB" w:eastAsia="en-US"/>
    </w:rPr>
  </w:style>
  <w:style w:type="paragraph" w:customStyle="1" w:styleId="TableTitle-Disclaimer">
    <w:name w:val="Table Title - Disclaimer"/>
    <w:basedOn w:val="Normal"/>
    <w:rsid w:val="001B5DA5"/>
    <w:pPr>
      <w:framePr w:hSpace="181" w:wrap="around" w:vAnchor="text" w:hAnchor="margin" w:x="85" w:y="17"/>
      <w:spacing w:before="40"/>
      <w:suppressOverlap/>
    </w:pPr>
    <w:rPr>
      <w:bCs/>
      <w:sz w:val="14"/>
      <w:szCs w:val="14"/>
    </w:rPr>
  </w:style>
  <w:style w:type="paragraph" w:customStyle="1" w:styleId="TableHeader">
    <w:name w:val="Table Header"/>
    <w:basedOn w:val="NormalIndent"/>
    <w:rsid w:val="003865CD"/>
    <w:pPr>
      <w:ind w:left="0"/>
      <w:jc w:val="center"/>
    </w:pPr>
    <w:rPr>
      <w:b/>
      <w:bCs/>
    </w:rPr>
  </w:style>
  <w:style w:type="paragraph" w:customStyle="1" w:styleId="RevisionTableHeader">
    <w:name w:val="Revision Table Header"/>
    <w:basedOn w:val="TableHeader"/>
    <w:rsid w:val="003865CD"/>
    <w:pPr>
      <w:spacing w:before="60" w:after="60"/>
    </w:pPr>
  </w:style>
  <w:style w:type="paragraph" w:customStyle="1" w:styleId="RevisionTableContents">
    <w:name w:val="Revision Table Contents"/>
    <w:basedOn w:val="Normal"/>
    <w:rsid w:val="003865CD"/>
    <w:pPr>
      <w:widowControl w:val="0"/>
      <w:spacing w:before="60" w:after="60"/>
    </w:pPr>
  </w:style>
  <w:style w:type="paragraph" w:customStyle="1" w:styleId="ContentsPageHeader">
    <w:name w:val="Contents Page Header"/>
    <w:basedOn w:val="Normal"/>
    <w:rsid w:val="004C1450"/>
    <w:pPr>
      <w:jc w:val="center"/>
    </w:pPr>
    <w:rPr>
      <w:b/>
      <w:color w:val="006600"/>
      <w:szCs w:val="22"/>
    </w:rPr>
  </w:style>
  <w:style w:type="paragraph" w:customStyle="1" w:styleId="TableFooter">
    <w:name w:val="Table Footer"/>
    <w:basedOn w:val="NormalIndent"/>
    <w:next w:val="Caption"/>
    <w:rsid w:val="00813B07"/>
    <w:pPr>
      <w:spacing w:before="60"/>
      <w:ind w:left="851"/>
    </w:pPr>
    <w:rPr>
      <w:sz w:val="18"/>
      <w:szCs w:val="18"/>
    </w:rPr>
  </w:style>
  <w:style w:type="character" w:styleId="HTMLTypewriter">
    <w:name w:val="HTML Typewriter"/>
    <w:semiHidden/>
    <w:rsid w:val="009D34BE"/>
    <w:rPr>
      <w:rFonts w:ascii="Times New Roman" w:hAnsi="Times New Roman" w:cs="Courier New"/>
      <w:sz w:val="20"/>
      <w:szCs w:val="20"/>
    </w:rPr>
  </w:style>
  <w:style w:type="character" w:styleId="HTMLVariable">
    <w:name w:val="HTML Variable"/>
    <w:semiHidden/>
    <w:rsid w:val="009D34BE"/>
    <w:rPr>
      <w:rFonts w:ascii="Times New Roman" w:hAnsi="Times New Roman"/>
      <w:i/>
      <w:iCs/>
      <w:sz w:val="20"/>
    </w:rPr>
  </w:style>
  <w:style w:type="character" w:styleId="Hyperlink">
    <w:name w:val="Hyperlink"/>
    <w:uiPriority w:val="99"/>
    <w:rsid w:val="009D34BE"/>
    <w:rPr>
      <w:rFonts w:ascii="Times New Roman" w:hAnsi="Times New Roman"/>
      <w:color w:val="0000FF"/>
      <w:sz w:val="20"/>
      <w:u w:val="single"/>
    </w:rPr>
  </w:style>
  <w:style w:type="character" w:styleId="LineNumber">
    <w:name w:val="line number"/>
    <w:basedOn w:val="DefaultParagraphFont"/>
    <w:semiHidden/>
    <w:rsid w:val="009D34BE"/>
    <w:rPr>
      <w:rFonts w:ascii="Times New Roman" w:hAnsi="Times New Roman"/>
      <w:sz w:val="24"/>
    </w:rPr>
  </w:style>
  <w:style w:type="paragraph" w:styleId="List">
    <w:name w:val="List"/>
    <w:basedOn w:val="Normal"/>
    <w:semiHidden/>
    <w:rsid w:val="009D34BE"/>
    <w:pPr>
      <w:ind w:left="283" w:hanging="283"/>
    </w:pPr>
  </w:style>
  <w:style w:type="paragraph" w:styleId="List2">
    <w:name w:val="List 2"/>
    <w:basedOn w:val="Normal"/>
    <w:semiHidden/>
    <w:rsid w:val="009D34BE"/>
    <w:pPr>
      <w:ind w:left="566" w:hanging="283"/>
    </w:pPr>
  </w:style>
  <w:style w:type="paragraph" w:styleId="List3">
    <w:name w:val="List 3"/>
    <w:basedOn w:val="Normal"/>
    <w:semiHidden/>
    <w:rsid w:val="009D34BE"/>
    <w:pPr>
      <w:ind w:left="849" w:hanging="283"/>
    </w:pPr>
  </w:style>
  <w:style w:type="paragraph" w:styleId="List4">
    <w:name w:val="List 4"/>
    <w:basedOn w:val="Normal"/>
    <w:semiHidden/>
    <w:rsid w:val="009D34BE"/>
    <w:pPr>
      <w:ind w:left="1132" w:hanging="283"/>
    </w:pPr>
  </w:style>
  <w:style w:type="paragraph" w:styleId="List5">
    <w:name w:val="List 5"/>
    <w:basedOn w:val="Normal"/>
    <w:semiHidden/>
    <w:rsid w:val="009D34BE"/>
    <w:pPr>
      <w:ind w:left="1415" w:hanging="283"/>
    </w:pPr>
  </w:style>
  <w:style w:type="paragraph" w:styleId="ListBullet">
    <w:name w:val="List Bullet"/>
    <w:basedOn w:val="Normal"/>
    <w:semiHidden/>
    <w:rsid w:val="009D34BE"/>
    <w:pPr>
      <w:numPr>
        <w:numId w:val="3"/>
      </w:numPr>
    </w:pPr>
  </w:style>
  <w:style w:type="paragraph" w:styleId="ListBullet2">
    <w:name w:val="List Bullet 2"/>
    <w:basedOn w:val="Normal"/>
    <w:semiHidden/>
    <w:rsid w:val="009D34BE"/>
    <w:pPr>
      <w:numPr>
        <w:numId w:val="4"/>
      </w:numPr>
    </w:pPr>
  </w:style>
  <w:style w:type="paragraph" w:styleId="ListBullet3">
    <w:name w:val="List Bullet 3"/>
    <w:basedOn w:val="Normal"/>
    <w:semiHidden/>
    <w:rsid w:val="009D34BE"/>
    <w:pPr>
      <w:numPr>
        <w:numId w:val="5"/>
      </w:numPr>
    </w:pPr>
  </w:style>
  <w:style w:type="paragraph" w:styleId="ListBullet4">
    <w:name w:val="List Bullet 4"/>
    <w:basedOn w:val="Normal"/>
    <w:semiHidden/>
    <w:rsid w:val="009D34BE"/>
    <w:pPr>
      <w:numPr>
        <w:numId w:val="6"/>
      </w:numPr>
    </w:pPr>
  </w:style>
  <w:style w:type="paragraph" w:styleId="ListBullet5">
    <w:name w:val="List Bullet 5"/>
    <w:basedOn w:val="Normal"/>
    <w:semiHidden/>
    <w:rsid w:val="009D34BE"/>
    <w:pPr>
      <w:numPr>
        <w:numId w:val="7"/>
      </w:numPr>
    </w:pPr>
  </w:style>
  <w:style w:type="paragraph" w:styleId="ListContinue">
    <w:name w:val="List Continue"/>
    <w:basedOn w:val="Normal"/>
    <w:semiHidden/>
    <w:rsid w:val="009D34BE"/>
    <w:pPr>
      <w:spacing w:after="120"/>
      <w:ind w:left="283"/>
    </w:pPr>
  </w:style>
  <w:style w:type="paragraph" w:styleId="ListContinue2">
    <w:name w:val="List Continue 2"/>
    <w:basedOn w:val="Normal"/>
    <w:semiHidden/>
    <w:rsid w:val="009D34BE"/>
    <w:pPr>
      <w:spacing w:after="120"/>
      <w:ind w:left="566"/>
    </w:pPr>
  </w:style>
  <w:style w:type="paragraph" w:styleId="ListContinue3">
    <w:name w:val="List Continue 3"/>
    <w:basedOn w:val="Normal"/>
    <w:semiHidden/>
    <w:rsid w:val="009D34BE"/>
    <w:pPr>
      <w:spacing w:after="120"/>
      <w:ind w:left="849"/>
    </w:pPr>
  </w:style>
  <w:style w:type="paragraph" w:styleId="ListContinue4">
    <w:name w:val="List Continue 4"/>
    <w:basedOn w:val="Normal"/>
    <w:semiHidden/>
    <w:rsid w:val="009D34BE"/>
    <w:pPr>
      <w:spacing w:after="120"/>
      <w:ind w:left="1132"/>
    </w:pPr>
  </w:style>
  <w:style w:type="paragraph" w:styleId="ListContinue5">
    <w:name w:val="List Continue 5"/>
    <w:basedOn w:val="Normal"/>
    <w:semiHidden/>
    <w:rsid w:val="009D34BE"/>
    <w:pPr>
      <w:spacing w:after="120"/>
      <w:ind w:left="1415"/>
    </w:pPr>
  </w:style>
  <w:style w:type="paragraph" w:styleId="ListNumber">
    <w:name w:val="List Number"/>
    <w:basedOn w:val="Normal"/>
    <w:semiHidden/>
    <w:rsid w:val="009D34BE"/>
    <w:pPr>
      <w:numPr>
        <w:numId w:val="8"/>
      </w:numPr>
    </w:pPr>
  </w:style>
  <w:style w:type="paragraph" w:styleId="ListNumber2">
    <w:name w:val="List Number 2"/>
    <w:basedOn w:val="Normal"/>
    <w:semiHidden/>
    <w:rsid w:val="009D34BE"/>
    <w:pPr>
      <w:numPr>
        <w:numId w:val="9"/>
      </w:numPr>
    </w:pPr>
  </w:style>
  <w:style w:type="paragraph" w:styleId="ListNumber3">
    <w:name w:val="List Number 3"/>
    <w:basedOn w:val="Normal"/>
    <w:semiHidden/>
    <w:rsid w:val="009D34BE"/>
    <w:pPr>
      <w:numPr>
        <w:numId w:val="10"/>
      </w:numPr>
    </w:pPr>
  </w:style>
  <w:style w:type="paragraph" w:styleId="ListNumber4">
    <w:name w:val="List Number 4"/>
    <w:basedOn w:val="Normal"/>
    <w:semiHidden/>
    <w:rsid w:val="009D34BE"/>
    <w:pPr>
      <w:numPr>
        <w:numId w:val="11"/>
      </w:numPr>
    </w:pPr>
  </w:style>
  <w:style w:type="paragraph" w:styleId="ListNumber5">
    <w:name w:val="List Number 5"/>
    <w:basedOn w:val="Normal"/>
    <w:semiHidden/>
    <w:rsid w:val="009D34BE"/>
    <w:pPr>
      <w:numPr>
        <w:numId w:val="12"/>
      </w:numPr>
    </w:pPr>
  </w:style>
  <w:style w:type="paragraph" w:styleId="MessageHeader">
    <w:name w:val="Message Header"/>
    <w:basedOn w:val="Normal"/>
    <w:link w:val="MessageHeaderChar"/>
    <w:semiHidden/>
    <w:rsid w:val="009D34BE"/>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0"/>
      <w:szCs w:val="24"/>
    </w:rPr>
  </w:style>
  <w:style w:type="paragraph" w:styleId="NormalWeb">
    <w:name w:val="Normal (Web)"/>
    <w:basedOn w:val="Normal"/>
    <w:semiHidden/>
    <w:rsid w:val="005955D5"/>
    <w:rPr>
      <w:szCs w:val="24"/>
    </w:rPr>
  </w:style>
  <w:style w:type="paragraph" w:styleId="NoteHeading">
    <w:name w:val="Note Heading"/>
    <w:basedOn w:val="Normal"/>
    <w:next w:val="Normal"/>
    <w:link w:val="NoteHeadingChar"/>
    <w:semiHidden/>
    <w:rsid w:val="005955D5"/>
  </w:style>
  <w:style w:type="character" w:styleId="PageNumber">
    <w:name w:val="page number"/>
    <w:basedOn w:val="DefaultParagraphFont"/>
    <w:semiHidden/>
    <w:rsid w:val="009D34BE"/>
    <w:rPr>
      <w:rFonts w:ascii="Times New Roman" w:hAnsi="Times New Roman"/>
      <w:sz w:val="24"/>
    </w:rPr>
  </w:style>
  <w:style w:type="paragraph" w:styleId="PlainText">
    <w:name w:val="Plain Text"/>
    <w:basedOn w:val="Normal"/>
    <w:link w:val="PlainTextChar"/>
    <w:semiHidden/>
    <w:rsid w:val="009D34BE"/>
    <w:rPr>
      <w:rFonts w:cs="Courier New"/>
    </w:rPr>
  </w:style>
  <w:style w:type="paragraph" w:styleId="Salutation">
    <w:name w:val="Salutation"/>
    <w:basedOn w:val="Normal"/>
    <w:next w:val="Normal"/>
    <w:link w:val="SalutationChar"/>
    <w:semiHidden/>
    <w:rsid w:val="005955D5"/>
  </w:style>
  <w:style w:type="paragraph" w:styleId="Signature">
    <w:name w:val="Signature"/>
    <w:basedOn w:val="Normal"/>
    <w:link w:val="SignatureChar"/>
    <w:semiHidden/>
    <w:rsid w:val="005955D5"/>
    <w:pPr>
      <w:ind w:left="4252"/>
    </w:pPr>
  </w:style>
  <w:style w:type="character" w:styleId="Strong">
    <w:name w:val="Strong"/>
    <w:qFormat/>
    <w:rsid w:val="009D34BE"/>
    <w:rPr>
      <w:rFonts w:ascii="Times New Roman" w:hAnsi="Times New Roman"/>
      <w:b/>
      <w:bCs/>
      <w:sz w:val="24"/>
    </w:rPr>
  </w:style>
  <w:style w:type="paragraph" w:styleId="Subtitle">
    <w:name w:val="Subtitle"/>
    <w:basedOn w:val="Normal"/>
    <w:link w:val="SubtitleChar"/>
    <w:qFormat/>
    <w:rsid w:val="009D34BE"/>
    <w:pPr>
      <w:spacing w:after="60"/>
      <w:jc w:val="center"/>
      <w:outlineLvl w:val="1"/>
    </w:pPr>
    <w:rPr>
      <w:rFonts w:cs="Arial"/>
      <w:szCs w:val="24"/>
    </w:rPr>
  </w:style>
  <w:style w:type="table" w:styleId="Table3Deffects1">
    <w:name w:val="Table 3D effects 1"/>
    <w:basedOn w:val="TableNormal"/>
    <w:semiHidden/>
    <w:rsid w:val="005955D5"/>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955D5"/>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955D5"/>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955D5"/>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955D5"/>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955D5"/>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955D5"/>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955D5"/>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955D5"/>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955D5"/>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955D5"/>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955D5"/>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955D5"/>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955D5"/>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955D5"/>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955D5"/>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955D5"/>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955D5"/>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955D5"/>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955D5"/>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955D5"/>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955D5"/>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955D5"/>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955D5"/>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955D5"/>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955D5"/>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955D5"/>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955D5"/>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1">
    <w:name w:val="Table Simple 1"/>
    <w:basedOn w:val="TableNormal"/>
    <w:semiHidden/>
    <w:rsid w:val="005955D5"/>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955D5"/>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955D5"/>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955D5"/>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955D5"/>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955D5"/>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955D5"/>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955D5"/>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955D5"/>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D34BE"/>
    <w:pPr>
      <w:spacing w:before="240" w:after="60"/>
      <w:jc w:val="center"/>
      <w:outlineLvl w:val="0"/>
    </w:pPr>
    <w:rPr>
      <w:rFonts w:cs="Arial"/>
      <w:b/>
      <w:bCs/>
      <w:kern w:val="28"/>
      <w:sz w:val="32"/>
      <w:szCs w:val="32"/>
    </w:rPr>
  </w:style>
  <w:style w:type="paragraph" w:customStyle="1" w:styleId="BulletList">
    <w:name w:val="Bullet List"/>
    <w:basedOn w:val="NormalIndent"/>
    <w:rsid w:val="004C1450"/>
    <w:pPr>
      <w:numPr>
        <w:numId w:val="16"/>
      </w:numPr>
      <w:tabs>
        <w:tab w:val="left" w:pos="1276"/>
      </w:tabs>
      <w:jc w:val="left"/>
    </w:pPr>
  </w:style>
  <w:style w:type="paragraph" w:styleId="BalloonText">
    <w:name w:val="Balloon Text"/>
    <w:basedOn w:val="Normal"/>
    <w:link w:val="BalloonTextChar"/>
    <w:semiHidden/>
    <w:rsid w:val="004C1450"/>
    <w:rPr>
      <w:rFonts w:cs="Tahoma"/>
      <w:sz w:val="20"/>
      <w:szCs w:val="16"/>
    </w:rPr>
  </w:style>
  <w:style w:type="character" w:styleId="CommentReference">
    <w:name w:val="annotation reference"/>
    <w:basedOn w:val="DefaultParagraphFont"/>
    <w:rsid w:val="004C1450"/>
    <w:rPr>
      <w:rFonts w:ascii="Times New Roman" w:hAnsi="Times New Roman"/>
      <w:sz w:val="20"/>
      <w:szCs w:val="16"/>
    </w:rPr>
  </w:style>
  <w:style w:type="paragraph" w:styleId="CommentText">
    <w:name w:val="annotation text"/>
    <w:basedOn w:val="Normal"/>
    <w:link w:val="CommentTextChar"/>
    <w:rsid w:val="004C1450"/>
    <w:rPr>
      <w:sz w:val="20"/>
    </w:rPr>
  </w:style>
  <w:style w:type="character" w:customStyle="1" w:styleId="CommentTextChar">
    <w:name w:val="Comment Text Char"/>
    <w:basedOn w:val="DefaultParagraphFont"/>
    <w:link w:val="CommentText"/>
    <w:rsid w:val="004C1450"/>
    <w:rPr>
      <w:lang w:val="en-GB" w:eastAsia="en-US"/>
    </w:rPr>
  </w:style>
  <w:style w:type="paragraph" w:styleId="CommentSubject">
    <w:name w:val="annotation subject"/>
    <w:basedOn w:val="CommentText"/>
    <w:next w:val="CommentText"/>
    <w:link w:val="CommentSubjectChar"/>
    <w:rsid w:val="004C1450"/>
    <w:rPr>
      <w:b/>
      <w:bCs/>
    </w:rPr>
  </w:style>
  <w:style w:type="character" w:customStyle="1" w:styleId="CommentSubjectChar">
    <w:name w:val="Comment Subject Char"/>
    <w:basedOn w:val="CommentTextChar"/>
    <w:link w:val="CommentSubject"/>
    <w:rsid w:val="004C1450"/>
    <w:rPr>
      <w:b/>
      <w:bCs/>
      <w:lang w:val="en-GB" w:eastAsia="en-US"/>
    </w:rPr>
  </w:style>
  <w:style w:type="character" w:styleId="EndnoteReference">
    <w:name w:val="endnote reference"/>
    <w:basedOn w:val="DefaultParagraphFont"/>
    <w:rsid w:val="004C1450"/>
    <w:rPr>
      <w:rFonts w:ascii="Times New Roman" w:hAnsi="Times New Roman"/>
      <w:sz w:val="20"/>
      <w:vertAlign w:val="superscript"/>
    </w:rPr>
  </w:style>
  <w:style w:type="paragraph" w:styleId="EndnoteText">
    <w:name w:val="endnote text"/>
    <w:basedOn w:val="Normal"/>
    <w:link w:val="EndnoteTextChar"/>
    <w:rsid w:val="004C1450"/>
    <w:rPr>
      <w:sz w:val="20"/>
    </w:rPr>
  </w:style>
  <w:style w:type="character" w:customStyle="1" w:styleId="EndnoteTextChar">
    <w:name w:val="Endnote Text Char"/>
    <w:basedOn w:val="DefaultParagraphFont"/>
    <w:link w:val="EndnoteText"/>
    <w:rsid w:val="004C1450"/>
    <w:rPr>
      <w:lang w:val="en-GB" w:eastAsia="en-US"/>
    </w:rPr>
  </w:style>
  <w:style w:type="character" w:styleId="FootnoteReference">
    <w:name w:val="footnote reference"/>
    <w:basedOn w:val="DefaultParagraphFont"/>
    <w:rsid w:val="004C1450"/>
    <w:rPr>
      <w:rFonts w:ascii="Times New Roman" w:hAnsi="Times New Roman"/>
      <w:sz w:val="20"/>
      <w:vertAlign w:val="superscript"/>
    </w:rPr>
  </w:style>
  <w:style w:type="paragraph" w:styleId="FootnoteText">
    <w:name w:val="footnote text"/>
    <w:basedOn w:val="Normal"/>
    <w:link w:val="FootnoteTextChar"/>
    <w:rsid w:val="004C1450"/>
    <w:rPr>
      <w:sz w:val="20"/>
    </w:rPr>
  </w:style>
  <w:style w:type="character" w:customStyle="1" w:styleId="FootnoteTextChar">
    <w:name w:val="Footnote Text Char"/>
    <w:basedOn w:val="DefaultParagraphFont"/>
    <w:link w:val="FootnoteText"/>
    <w:rsid w:val="004C1450"/>
    <w:rPr>
      <w:lang w:val="en-GB" w:eastAsia="en-US"/>
    </w:rPr>
  </w:style>
  <w:style w:type="paragraph" w:styleId="Index1">
    <w:name w:val="index 1"/>
    <w:basedOn w:val="Normal"/>
    <w:next w:val="Normal"/>
    <w:autoRedefine/>
    <w:rsid w:val="009D34BE"/>
    <w:pPr>
      <w:ind w:left="220" w:hanging="220"/>
    </w:pPr>
  </w:style>
  <w:style w:type="paragraph" w:styleId="Index2">
    <w:name w:val="index 2"/>
    <w:basedOn w:val="Normal"/>
    <w:next w:val="Normal"/>
    <w:autoRedefine/>
    <w:rsid w:val="009D34BE"/>
    <w:pPr>
      <w:ind w:left="440" w:hanging="220"/>
    </w:pPr>
  </w:style>
  <w:style w:type="paragraph" w:styleId="Index3">
    <w:name w:val="index 3"/>
    <w:basedOn w:val="Normal"/>
    <w:next w:val="Normal"/>
    <w:autoRedefine/>
    <w:rsid w:val="009D34BE"/>
    <w:pPr>
      <w:ind w:left="660" w:hanging="220"/>
    </w:pPr>
  </w:style>
  <w:style w:type="paragraph" w:styleId="Index4">
    <w:name w:val="index 4"/>
    <w:basedOn w:val="Normal"/>
    <w:next w:val="Normal"/>
    <w:autoRedefine/>
    <w:rsid w:val="009D34BE"/>
    <w:pPr>
      <w:ind w:left="880" w:hanging="220"/>
    </w:pPr>
  </w:style>
  <w:style w:type="paragraph" w:styleId="Index5">
    <w:name w:val="index 5"/>
    <w:basedOn w:val="Normal"/>
    <w:next w:val="Normal"/>
    <w:autoRedefine/>
    <w:rsid w:val="009D34BE"/>
    <w:pPr>
      <w:ind w:left="1100" w:hanging="220"/>
    </w:pPr>
  </w:style>
  <w:style w:type="paragraph" w:styleId="Index6">
    <w:name w:val="index 6"/>
    <w:basedOn w:val="Normal"/>
    <w:next w:val="Normal"/>
    <w:autoRedefine/>
    <w:rsid w:val="009D34BE"/>
    <w:pPr>
      <w:ind w:left="1320" w:hanging="220"/>
    </w:pPr>
  </w:style>
  <w:style w:type="paragraph" w:styleId="Index7">
    <w:name w:val="index 7"/>
    <w:basedOn w:val="Normal"/>
    <w:next w:val="Normal"/>
    <w:autoRedefine/>
    <w:rsid w:val="009D34BE"/>
    <w:pPr>
      <w:ind w:left="1540" w:hanging="220"/>
    </w:pPr>
  </w:style>
  <w:style w:type="paragraph" w:styleId="Index9">
    <w:name w:val="index 9"/>
    <w:basedOn w:val="Normal"/>
    <w:next w:val="Normal"/>
    <w:autoRedefine/>
    <w:rsid w:val="009D34BE"/>
    <w:pPr>
      <w:ind w:left="1980" w:hanging="220"/>
    </w:pPr>
  </w:style>
  <w:style w:type="paragraph" w:styleId="Index8">
    <w:name w:val="index 8"/>
    <w:basedOn w:val="Normal"/>
    <w:next w:val="Normal"/>
    <w:autoRedefine/>
    <w:rsid w:val="009D34BE"/>
    <w:pPr>
      <w:ind w:left="1760" w:hanging="220"/>
    </w:pPr>
  </w:style>
  <w:style w:type="paragraph" w:styleId="IndexHeading">
    <w:name w:val="index heading"/>
    <w:basedOn w:val="Normal"/>
    <w:next w:val="Index1"/>
    <w:rsid w:val="009D34BE"/>
    <w:rPr>
      <w:rFonts w:eastAsiaTheme="majorEastAsia" w:cstheme="majorBidi"/>
      <w:b/>
      <w:bCs/>
    </w:rPr>
  </w:style>
  <w:style w:type="paragraph" w:styleId="MacroText">
    <w:name w:val="macro"/>
    <w:link w:val="MacroTextChar"/>
    <w:rsid w:val="009D34BE"/>
    <w:pPr>
      <w:tabs>
        <w:tab w:val="left" w:pos="480"/>
        <w:tab w:val="left" w:pos="960"/>
        <w:tab w:val="left" w:pos="1440"/>
        <w:tab w:val="left" w:pos="1920"/>
        <w:tab w:val="left" w:pos="2400"/>
        <w:tab w:val="left" w:pos="2880"/>
        <w:tab w:val="left" w:pos="3360"/>
        <w:tab w:val="left" w:pos="3840"/>
        <w:tab w:val="left" w:pos="4320"/>
      </w:tabs>
      <w:jc w:val="both"/>
    </w:pPr>
    <w:rPr>
      <w:rFonts w:cs="Consolas"/>
      <w:lang w:val="en-GB" w:eastAsia="en-US"/>
    </w:rPr>
  </w:style>
  <w:style w:type="character" w:customStyle="1" w:styleId="MacroTextChar">
    <w:name w:val="Macro Text Char"/>
    <w:basedOn w:val="DefaultParagraphFont"/>
    <w:link w:val="MacroText"/>
    <w:rsid w:val="009D34BE"/>
    <w:rPr>
      <w:rFonts w:cs="Consolas"/>
      <w:lang w:val="en-GB" w:eastAsia="en-US"/>
    </w:rPr>
  </w:style>
  <w:style w:type="paragraph" w:styleId="TOAHeading">
    <w:name w:val="toa heading"/>
    <w:basedOn w:val="Normal"/>
    <w:next w:val="Normal"/>
    <w:rsid w:val="002D7C9A"/>
    <w:pPr>
      <w:spacing w:before="120"/>
    </w:pPr>
    <w:rPr>
      <w:rFonts w:eastAsiaTheme="majorEastAsia" w:cstheme="majorBidi"/>
      <w:b/>
      <w:bCs/>
      <w:szCs w:val="24"/>
    </w:rPr>
  </w:style>
  <w:style w:type="character" w:styleId="SubtleEmphasis">
    <w:name w:val="Subtle Emphasis"/>
    <w:basedOn w:val="DefaultParagraphFont"/>
    <w:uiPriority w:val="19"/>
    <w:qFormat/>
    <w:rsid w:val="002D7C9A"/>
    <w:rPr>
      <w:rFonts w:ascii="Times New Roman" w:hAnsi="Times New Roman"/>
      <w:i/>
      <w:iCs/>
      <w:color w:val="404040" w:themeColor="text1" w:themeTint="BF"/>
      <w:sz w:val="24"/>
    </w:rPr>
  </w:style>
  <w:style w:type="character" w:styleId="IntenseEmphasis">
    <w:name w:val="Intense Emphasis"/>
    <w:basedOn w:val="DefaultParagraphFont"/>
    <w:uiPriority w:val="21"/>
    <w:qFormat/>
    <w:rsid w:val="002D7C9A"/>
    <w:rPr>
      <w:rFonts w:ascii="Times New Roman" w:hAnsi="Times New Roman"/>
      <w:i/>
      <w:iCs/>
      <w:color w:val="70AD47" w:themeColor="accent6"/>
      <w:sz w:val="24"/>
    </w:rPr>
  </w:style>
  <w:style w:type="character" w:styleId="SubtleReference">
    <w:name w:val="Subtle Reference"/>
    <w:basedOn w:val="DefaultParagraphFont"/>
    <w:uiPriority w:val="31"/>
    <w:qFormat/>
    <w:rsid w:val="002D7C9A"/>
    <w:rPr>
      <w:smallCaps/>
      <w:color w:val="7F7F7F" w:themeColor="text1" w:themeTint="80"/>
    </w:rPr>
  </w:style>
  <w:style w:type="character" w:styleId="IntenseReference">
    <w:name w:val="Intense Reference"/>
    <w:basedOn w:val="DefaultParagraphFont"/>
    <w:uiPriority w:val="32"/>
    <w:qFormat/>
    <w:rsid w:val="002D7C9A"/>
    <w:rPr>
      <w:rFonts w:ascii="Times New Roman" w:hAnsi="Times New Roman"/>
      <w:b/>
      <w:bCs/>
      <w:smallCaps/>
      <w:color w:val="5B9BD5" w:themeColor="accent1"/>
      <w:spacing w:val="5"/>
      <w:sz w:val="24"/>
    </w:rPr>
  </w:style>
  <w:style w:type="character" w:styleId="BookTitle">
    <w:name w:val="Book Title"/>
    <w:basedOn w:val="DefaultParagraphFont"/>
    <w:uiPriority w:val="33"/>
    <w:qFormat/>
    <w:rsid w:val="002D7C9A"/>
    <w:rPr>
      <w:rFonts w:ascii="Times New Roman" w:hAnsi="Times New Roman"/>
      <w:b/>
      <w:bCs/>
      <w:i/>
      <w:iCs/>
      <w:spacing w:val="5"/>
      <w:sz w:val="24"/>
    </w:rPr>
  </w:style>
  <w:style w:type="paragraph" w:styleId="ListParagraph">
    <w:name w:val="List Paragraph"/>
    <w:basedOn w:val="Normal"/>
    <w:uiPriority w:val="34"/>
    <w:qFormat/>
    <w:rsid w:val="002D7C9A"/>
    <w:pPr>
      <w:ind w:left="720"/>
      <w:contextualSpacing/>
    </w:pPr>
  </w:style>
  <w:style w:type="paragraph" w:styleId="Bibliography">
    <w:name w:val="Bibliography"/>
    <w:basedOn w:val="Normal"/>
    <w:next w:val="Normal"/>
    <w:uiPriority w:val="37"/>
    <w:semiHidden/>
    <w:unhideWhenUsed/>
    <w:rsid w:val="002D7C9A"/>
  </w:style>
  <w:style w:type="paragraph" w:styleId="TOCHeading">
    <w:name w:val="TOC Heading"/>
    <w:basedOn w:val="Heading1"/>
    <w:next w:val="Normal"/>
    <w:uiPriority w:val="39"/>
    <w:semiHidden/>
    <w:unhideWhenUsed/>
    <w:qFormat/>
    <w:rsid w:val="002D7C9A"/>
    <w:pPr>
      <w:keepLines/>
      <w:numPr>
        <w:numId w:val="0"/>
      </w:numPr>
      <w:spacing w:before="240" w:after="0"/>
      <w:outlineLvl w:val="9"/>
    </w:pPr>
    <w:rPr>
      <w:rFonts w:eastAsiaTheme="majorEastAsia" w:cstheme="majorBidi"/>
      <w:b w:val="0"/>
      <w:caps w:val="0"/>
      <w:kern w:val="0"/>
      <w:sz w:val="28"/>
      <w:szCs w:val="32"/>
    </w:rPr>
  </w:style>
  <w:style w:type="character" w:styleId="PlaceholderText">
    <w:name w:val="Placeholder Text"/>
    <w:basedOn w:val="DefaultParagraphFont"/>
    <w:uiPriority w:val="99"/>
    <w:semiHidden/>
    <w:rsid w:val="002D7C9A"/>
    <w:rPr>
      <w:rFonts w:ascii="Times New Roman" w:hAnsi="Times New Roman"/>
      <w:color w:val="006600"/>
      <w:sz w:val="24"/>
    </w:rPr>
  </w:style>
  <w:style w:type="paragraph" w:styleId="NoSpacing">
    <w:name w:val="No Spacing"/>
    <w:link w:val="NoSpacingChar"/>
    <w:uiPriority w:val="1"/>
    <w:qFormat/>
    <w:rsid w:val="00AE1169"/>
    <w:rPr>
      <w:rFonts w:asciiTheme="minorHAnsi" w:eastAsiaTheme="minorEastAsia" w:hAnsiTheme="minorHAnsi" w:cstheme="minorBidi"/>
      <w:color w:val="006600"/>
      <w:sz w:val="72"/>
      <w:szCs w:val="22"/>
      <w:lang w:val="en-US" w:eastAsia="en-US"/>
    </w:rPr>
  </w:style>
  <w:style w:type="character" w:customStyle="1" w:styleId="NoSpacingChar">
    <w:name w:val="No Spacing Char"/>
    <w:basedOn w:val="DefaultParagraphFont"/>
    <w:link w:val="NoSpacing"/>
    <w:uiPriority w:val="1"/>
    <w:rsid w:val="00AE1169"/>
    <w:rPr>
      <w:rFonts w:asciiTheme="minorHAnsi" w:eastAsiaTheme="minorEastAsia" w:hAnsiTheme="minorHAnsi" w:cstheme="minorBidi"/>
      <w:color w:val="006600"/>
      <w:sz w:val="72"/>
      <w:szCs w:val="22"/>
      <w:lang w:val="en-US" w:eastAsia="en-US"/>
    </w:rPr>
  </w:style>
  <w:style w:type="paragraph" w:styleId="TableofAuthorities">
    <w:name w:val="table of authorities"/>
    <w:basedOn w:val="Normal"/>
    <w:next w:val="Normal"/>
    <w:rsid w:val="00AE1169"/>
    <w:pPr>
      <w:ind w:left="240" w:hanging="240"/>
    </w:pPr>
  </w:style>
  <w:style w:type="paragraph" w:styleId="TableofFigures">
    <w:name w:val="table of figures"/>
    <w:basedOn w:val="Normal"/>
    <w:next w:val="Normal"/>
    <w:rsid w:val="00AE1169"/>
  </w:style>
  <w:style w:type="character" w:customStyle="1" w:styleId="HeaderChar">
    <w:name w:val="Header Char"/>
    <w:link w:val="Header"/>
    <w:rsid w:val="00440028"/>
    <w:rPr>
      <w:rFonts w:cs="Tahoma"/>
      <w:b/>
      <w:color w:val="006600"/>
      <w:szCs w:val="16"/>
      <w:lang w:val="en-GB" w:eastAsia="en-US"/>
    </w:rPr>
  </w:style>
  <w:style w:type="character" w:customStyle="1" w:styleId="FooterChar">
    <w:name w:val="Footer Char"/>
    <w:basedOn w:val="DefaultParagraphFont"/>
    <w:link w:val="Footer"/>
    <w:uiPriority w:val="99"/>
    <w:rsid w:val="009A6042"/>
    <w:rPr>
      <w:color w:val="006600"/>
      <w:sz w:val="24"/>
      <w:lang w:val="en-GB" w:eastAsia="en-US"/>
    </w:rPr>
  </w:style>
  <w:style w:type="character" w:customStyle="1" w:styleId="NormalIndentChar">
    <w:name w:val="Normal Indent Char"/>
    <w:link w:val="NormalIndent"/>
    <w:rsid w:val="008D3497"/>
    <w:rPr>
      <w:sz w:val="24"/>
      <w:lang w:val="en-GB" w:eastAsia="en-US"/>
    </w:rPr>
  </w:style>
  <w:style w:type="paragraph" w:styleId="Revision">
    <w:name w:val="Revision"/>
    <w:hidden/>
    <w:uiPriority w:val="99"/>
    <w:semiHidden/>
    <w:rsid w:val="0017008F"/>
    <w:rPr>
      <w:sz w:val="24"/>
      <w:lang w:val="en-GB" w:eastAsia="en-US"/>
    </w:rPr>
  </w:style>
  <w:style w:type="character" w:customStyle="1" w:styleId="Heading3Char">
    <w:name w:val="Heading 3 Char"/>
    <w:aliases w:val="Heading 3 Ace Char"/>
    <w:basedOn w:val="DefaultParagraphFont"/>
    <w:link w:val="Heading3"/>
    <w:rsid w:val="00B2195F"/>
    <w:rPr>
      <w:b/>
      <w:color w:val="006600"/>
      <w:sz w:val="24"/>
      <w:lang w:val="en-GB" w:eastAsia="en-US"/>
    </w:rPr>
  </w:style>
  <w:style w:type="character" w:customStyle="1" w:styleId="Heading7Char">
    <w:name w:val="Heading 7 Char"/>
    <w:basedOn w:val="DefaultParagraphFont"/>
    <w:link w:val="Heading7"/>
    <w:rsid w:val="008D66FA"/>
    <w:rPr>
      <w:b/>
      <w:caps/>
      <w:color w:val="006600"/>
      <w:sz w:val="24"/>
      <w:szCs w:val="22"/>
      <w:lang w:val="en-GB" w:eastAsia="en-US"/>
    </w:rPr>
  </w:style>
  <w:style w:type="character" w:customStyle="1" w:styleId="Heading2Char">
    <w:name w:val="Heading 2 Char"/>
    <w:basedOn w:val="DefaultParagraphFont"/>
    <w:link w:val="Heading2"/>
    <w:rsid w:val="008F3E30"/>
    <w:rPr>
      <w:b/>
      <w:color w:val="006600"/>
      <w:sz w:val="24"/>
      <w:lang w:val="en-GB" w:eastAsia="en-US"/>
    </w:rPr>
  </w:style>
  <w:style w:type="character" w:customStyle="1" w:styleId="im">
    <w:name w:val="im"/>
    <w:basedOn w:val="DefaultParagraphFont"/>
    <w:rsid w:val="00AF391C"/>
  </w:style>
  <w:style w:type="paragraph" w:customStyle="1" w:styleId="m-8786669327266490773msolistparagraph">
    <w:name w:val="m_-8786669327266490773msolistparagraph"/>
    <w:basedOn w:val="Normal"/>
    <w:rsid w:val="00510F45"/>
    <w:pPr>
      <w:spacing w:before="100" w:beforeAutospacing="1" w:after="100" w:afterAutospacing="1"/>
      <w:jc w:val="left"/>
    </w:pPr>
    <w:rPr>
      <w:szCs w:val="24"/>
      <w:lang w:val="en-US"/>
    </w:rPr>
  </w:style>
  <w:style w:type="character" w:customStyle="1" w:styleId="aqj">
    <w:name w:val="aqj"/>
    <w:basedOn w:val="DefaultParagraphFont"/>
    <w:rsid w:val="00E16058"/>
  </w:style>
  <w:style w:type="character" w:customStyle="1" w:styleId="Heading1Char">
    <w:name w:val="Heading 1 Char"/>
    <w:basedOn w:val="DefaultParagraphFont"/>
    <w:link w:val="Heading1"/>
    <w:rsid w:val="003941D9"/>
    <w:rPr>
      <w:b/>
      <w:caps/>
      <w:color w:val="006600"/>
      <w:kern w:val="28"/>
      <w:sz w:val="24"/>
      <w:lang w:val="en-GB" w:eastAsia="en-US"/>
    </w:rPr>
  </w:style>
  <w:style w:type="table" w:styleId="TableGridLight">
    <w:name w:val="Grid Table Light"/>
    <w:basedOn w:val="TableNormal"/>
    <w:uiPriority w:val="40"/>
    <w:rsid w:val="00D456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6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56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56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56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56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431F75"/>
    <w:pPr>
      <w:autoSpaceDE w:val="0"/>
      <w:autoSpaceDN w:val="0"/>
      <w:adjustRightInd w:val="0"/>
    </w:pPr>
    <w:rPr>
      <w:color w:val="000000"/>
      <w:sz w:val="24"/>
      <w:szCs w:val="24"/>
    </w:rPr>
  </w:style>
  <w:style w:type="character" w:customStyle="1" w:styleId="Heading5Char">
    <w:name w:val="Heading 5 Char"/>
    <w:basedOn w:val="DefaultParagraphFont"/>
    <w:link w:val="Heading5"/>
    <w:rsid w:val="00687F31"/>
    <w:rPr>
      <w:b/>
      <w:bCs/>
      <w:i/>
      <w:iCs/>
      <w:sz w:val="28"/>
      <w:szCs w:val="26"/>
      <w:lang w:val="en-GB" w:eastAsia="en-US"/>
    </w:rPr>
  </w:style>
  <w:style w:type="character" w:customStyle="1" w:styleId="Heading6Char">
    <w:name w:val="Heading 6 Char"/>
    <w:basedOn w:val="DefaultParagraphFont"/>
    <w:link w:val="Heading6"/>
    <w:rsid w:val="00687F31"/>
    <w:rPr>
      <w:b/>
      <w:bCs/>
      <w:sz w:val="24"/>
      <w:szCs w:val="22"/>
      <w:lang w:val="en-GB" w:eastAsia="en-US"/>
    </w:rPr>
  </w:style>
  <w:style w:type="character" w:customStyle="1" w:styleId="Heading8Char">
    <w:name w:val="Heading 8 Char"/>
    <w:basedOn w:val="DefaultParagraphFont"/>
    <w:link w:val="Heading8"/>
    <w:rsid w:val="00687F31"/>
    <w:rPr>
      <w:b/>
      <w:iCs/>
      <w:color w:val="006600"/>
      <w:sz w:val="24"/>
      <w:szCs w:val="24"/>
      <w:lang w:val="en-GB" w:eastAsia="en-US"/>
    </w:rPr>
  </w:style>
  <w:style w:type="character" w:customStyle="1" w:styleId="Heading9Char">
    <w:name w:val="Heading 9 Char"/>
    <w:basedOn w:val="DefaultParagraphFont"/>
    <w:link w:val="Heading9"/>
    <w:rsid w:val="00687F31"/>
    <w:rPr>
      <w:rFonts w:cs="Arial"/>
      <w:b/>
      <w:color w:val="006600"/>
      <w:sz w:val="24"/>
      <w:szCs w:val="22"/>
      <w:lang w:val="en-GB" w:eastAsia="en-US"/>
    </w:rPr>
  </w:style>
  <w:style w:type="character" w:customStyle="1" w:styleId="DocumentMapChar">
    <w:name w:val="Document Map Char"/>
    <w:basedOn w:val="DefaultParagraphFont"/>
    <w:link w:val="DocumentMap"/>
    <w:semiHidden/>
    <w:rsid w:val="00687F31"/>
    <w:rPr>
      <w:rFonts w:cs="Tahoma"/>
      <w:shd w:val="clear" w:color="auto" w:fill="000080"/>
      <w:lang w:val="en-GB" w:eastAsia="en-US"/>
    </w:rPr>
  </w:style>
  <w:style w:type="character" w:customStyle="1" w:styleId="BodyTextChar">
    <w:name w:val="Body Text Char"/>
    <w:basedOn w:val="DefaultParagraphFont"/>
    <w:link w:val="BodyText"/>
    <w:semiHidden/>
    <w:rsid w:val="00687F31"/>
    <w:rPr>
      <w:sz w:val="24"/>
      <w:lang w:val="en-GB" w:eastAsia="en-US"/>
    </w:rPr>
  </w:style>
  <w:style w:type="character" w:customStyle="1" w:styleId="BodyText2Char">
    <w:name w:val="Body Text 2 Char"/>
    <w:basedOn w:val="DefaultParagraphFont"/>
    <w:link w:val="BodyText2"/>
    <w:semiHidden/>
    <w:rsid w:val="00687F31"/>
    <w:rPr>
      <w:sz w:val="24"/>
      <w:lang w:val="en-GB" w:eastAsia="en-US"/>
    </w:rPr>
  </w:style>
  <w:style w:type="character" w:customStyle="1" w:styleId="BodyText3Char">
    <w:name w:val="Body Text 3 Char"/>
    <w:basedOn w:val="DefaultParagraphFont"/>
    <w:link w:val="BodyText3"/>
    <w:semiHidden/>
    <w:rsid w:val="00687F31"/>
    <w:rPr>
      <w:szCs w:val="16"/>
      <w:lang w:val="en-GB" w:eastAsia="en-US"/>
    </w:rPr>
  </w:style>
  <w:style w:type="character" w:customStyle="1" w:styleId="BodyTextFirstIndentChar">
    <w:name w:val="Body Text First Indent Char"/>
    <w:basedOn w:val="BodyTextChar"/>
    <w:link w:val="BodyTextFirstIndent"/>
    <w:semiHidden/>
    <w:rsid w:val="00687F31"/>
    <w:rPr>
      <w:sz w:val="24"/>
      <w:lang w:val="en-GB" w:eastAsia="en-US"/>
    </w:rPr>
  </w:style>
  <w:style w:type="character" w:customStyle="1" w:styleId="BodyTextIndentChar">
    <w:name w:val="Body Text Indent Char"/>
    <w:basedOn w:val="DefaultParagraphFont"/>
    <w:link w:val="BodyTextIndent"/>
    <w:semiHidden/>
    <w:rsid w:val="00687F31"/>
    <w:rPr>
      <w:sz w:val="24"/>
      <w:lang w:val="en-GB" w:eastAsia="en-US"/>
    </w:rPr>
  </w:style>
  <w:style w:type="character" w:customStyle="1" w:styleId="BodyTextFirstIndent2Char">
    <w:name w:val="Body Text First Indent 2 Char"/>
    <w:basedOn w:val="BodyTextIndentChar"/>
    <w:link w:val="BodyTextFirstIndent2"/>
    <w:semiHidden/>
    <w:rsid w:val="00687F31"/>
    <w:rPr>
      <w:sz w:val="24"/>
      <w:lang w:val="en-GB" w:eastAsia="en-US"/>
    </w:rPr>
  </w:style>
  <w:style w:type="character" w:customStyle="1" w:styleId="BodyTextIndent2Char">
    <w:name w:val="Body Text Indent 2 Char"/>
    <w:basedOn w:val="DefaultParagraphFont"/>
    <w:link w:val="BodyTextIndent2"/>
    <w:semiHidden/>
    <w:rsid w:val="00687F31"/>
    <w:rPr>
      <w:sz w:val="24"/>
      <w:lang w:val="en-GB" w:eastAsia="en-US"/>
    </w:rPr>
  </w:style>
  <w:style w:type="character" w:customStyle="1" w:styleId="BodyTextIndent3Char">
    <w:name w:val="Body Text Indent 3 Char"/>
    <w:basedOn w:val="DefaultParagraphFont"/>
    <w:link w:val="BodyTextIndent3"/>
    <w:semiHidden/>
    <w:rsid w:val="00687F31"/>
    <w:rPr>
      <w:szCs w:val="16"/>
      <w:lang w:val="en-GB" w:eastAsia="en-US"/>
    </w:rPr>
  </w:style>
  <w:style w:type="character" w:customStyle="1" w:styleId="ClosingChar">
    <w:name w:val="Closing Char"/>
    <w:basedOn w:val="DefaultParagraphFont"/>
    <w:link w:val="Closing"/>
    <w:semiHidden/>
    <w:rsid w:val="00687F31"/>
    <w:rPr>
      <w:sz w:val="24"/>
      <w:lang w:val="en-GB" w:eastAsia="en-US"/>
    </w:rPr>
  </w:style>
  <w:style w:type="character" w:customStyle="1" w:styleId="DateChar">
    <w:name w:val="Date Char"/>
    <w:basedOn w:val="DefaultParagraphFont"/>
    <w:link w:val="Date"/>
    <w:semiHidden/>
    <w:rsid w:val="00687F31"/>
    <w:rPr>
      <w:sz w:val="24"/>
      <w:lang w:val="en-GB" w:eastAsia="en-US"/>
    </w:rPr>
  </w:style>
  <w:style w:type="character" w:customStyle="1" w:styleId="E-mailSignatureChar">
    <w:name w:val="E-mail Signature Char"/>
    <w:basedOn w:val="DefaultParagraphFont"/>
    <w:link w:val="E-mailSignature"/>
    <w:semiHidden/>
    <w:rsid w:val="00687F31"/>
    <w:rPr>
      <w:sz w:val="24"/>
      <w:lang w:val="en-GB" w:eastAsia="en-US"/>
    </w:rPr>
  </w:style>
  <w:style w:type="character" w:customStyle="1" w:styleId="HTMLAddressChar">
    <w:name w:val="HTML Address Char"/>
    <w:basedOn w:val="DefaultParagraphFont"/>
    <w:link w:val="HTMLAddress"/>
    <w:semiHidden/>
    <w:rsid w:val="00687F31"/>
    <w:rPr>
      <w:i/>
      <w:iCs/>
      <w:sz w:val="24"/>
      <w:lang w:val="en-GB" w:eastAsia="en-US"/>
    </w:rPr>
  </w:style>
  <w:style w:type="character" w:customStyle="1" w:styleId="HTMLPreformattedChar">
    <w:name w:val="HTML Preformatted Char"/>
    <w:basedOn w:val="DefaultParagraphFont"/>
    <w:link w:val="HTMLPreformatted"/>
    <w:uiPriority w:val="99"/>
    <w:semiHidden/>
    <w:rsid w:val="00687F31"/>
    <w:rPr>
      <w:rFonts w:cs="Courier New"/>
      <w:lang w:val="en-GB" w:eastAsia="en-US"/>
    </w:rPr>
  </w:style>
  <w:style w:type="character" w:customStyle="1" w:styleId="MessageHeaderChar">
    <w:name w:val="Message Header Char"/>
    <w:basedOn w:val="DefaultParagraphFont"/>
    <w:link w:val="MessageHeader"/>
    <w:semiHidden/>
    <w:rsid w:val="00687F31"/>
    <w:rPr>
      <w:rFonts w:cs="Arial"/>
      <w:szCs w:val="24"/>
      <w:shd w:val="pct20" w:color="auto" w:fill="auto"/>
      <w:lang w:val="en-GB" w:eastAsia="en-US"/>
    </w:rPr>
  </w:style>
  <w:style w:type="character" w:customStyle="1" w:styleId="NoteHeadingChar">
    <w:name w:val="Note Heading Char"/>
    <w:basedOn w:val="DefaultParagraphFont"/>
    <w:link w:val="NoteHeading"/>
    <w:semiHidden/>
    <w:rsid w:val="00687F31"/>
    <w:rPr>
      <w:sz w:val="24"/>
      <w:lang w:val="en-GB" w:eastAsia="en-US"/>
    </w:rPr>
  </w:style>
  <w:style w:type="character" w:customStyle="1" w:styleId="PlainTextChar">
    <w:name w:val="Plain Text Char"/>
    <w:basedOn w:val="DefaultParagraphFont"/>
    <w:link w:val="PlainText"/>
    <w:semiHidden/>
    <w:rsid w:val="00687F31"/>
    <w:rPr>
      <w:rFonts w:cs="Courier New"/>
      <w:sz w:val="24"/>
      <w:lang w:val="en-GB" w:eastAsia="en-US"/>
    </w:rPr>
  </w:style>
  <w:style w:type="character" w:customStyle="1" w:styleId="SalutationChar">
    <w:name w:val="Salutation Char"/>
    <w:basedOn w:val="DefaultParagraphFont"/>
    <w:link w:val="Salutation"/>
    <w:semiHidden/>
    <w:rsid w:val="00687F31"/>
    <w:rPr>
      <w:sz w:val="24"/>
      <w:lang w:val="en-GB" w:eastAsia="en-US"/>
    </w:rPr>
  </w:style>
  <w:style w:type="character" w:customStyle="1" w:styleId="SignatureChar">
    <w:name w:val="Signature Char"/>
    <w:basedOn w:val="DefaultParagraphFont"/>
    <w:link w:val="Signature"/>
    <w:semiHidden/>
    <w:rsid w:val="00687F31"/>
    <w:rPr>
      <w:sz w:val="24"/>
      <w:lang w:val="en-GB" w:eastAsia="en-US"/>
    </w:rPr>
  </w:style>
  <w:style w:type="character" w:customStyle="1" w:styleId="SubtitleChar">
    <w:name w:val="Subtitle Char"/>
    <w:basedOn w:val="DefaultParagraphFont"/>
    <w:link w:val="Subtitle"/>
    <w:rsid w:val="00687F31"/>
    <w:rPr>
      <w:rFonts w:cs="Arial"/>
      <w:sz w:val="24"/>
      <w:szCs w:val="24"/>
      <w:lang w:val="en-GB" w:eastAsia="en-US"/>
    </w:rPr>
  </w:style>
  <w:style w:type="character" w:customStyle="1" w:styleId="TitleChar">
    <w:name w:val="Title Char"/>
    <w:basedOn w:val="DefaultParagraphFont"/>
    <w:link w:val="Title"/>
    <w:rsid w:val="00687F31"/>
    <w:rPr>
      <w:rFonts w:cs="Arial"/>
      <w:b/>
      <w:bCs/>
      <w:kern w:val="28"/>
      <w:sz w:val="32"/>
      <w:szCs w:val="32"/>
      <w:lang w:val="en-GB" w:eastAsia="en-US"/>
    </w:rPr>
  </w:style>
  <w:style w:type="character" w:customStyle="1" w:styleId="BalloonTextChar">
    <w:name w:val="Balloon Text Char"/>
    <w:basedOn w:val="DefaultParagraphFont"/>
    <w:link w:val="BalloonText"/>
    <w:semiHidden/>
    <w:rsid w:val="00687F31"/>
    <w:rPr>
      <w:rFonts w:cs="Tahoma"/>
      <w:szCs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63564">
      <w:bodyDiv w:val="1"/>
      <w:marLeft w:val="0"/>
      <w:marRight w:val="0"/>
      <w:marTop w:val="0"/>
      <w:marBottom w:val="0"/>
      <w:divBdr>
        <w:top w:val="none" w:sz="0" w:space="0" w:color="auto"/>
        <w:left w:val="none" w:sz="0" w:space="0" w:color="auto"/>
        <w:bottom w:val="none" w:sz="0" w:space="0" w:color="auto"/>
        <w:right w:val="none" w:sz="0" w:space="0" w:color="auto"/>
      </w:divBdr>
    </w:div>
    <w:div w:id="74935119">
      <w:bodyDiv w:val="1"/>
      <w:marLeft w:val="0"/>
      <w:marRight w:val="0"/>
      <w:marTop w:val="0"/>
      <w:marBottom w:val="0"/>
      <w:divBdr>
        <w:top w:val="none" w:sz="0" w:space="0" w:color="auto"/>
        <w:left w:val="none" w:sz="0" w:space="0" w:color="auto"/>
        <w:bottom w:val="none" w:sz="0" w:space="0" w:color="auto"/>
        <w:right w:val="none" w:sz="0" w:space="0" w:color="auto"/>
      </w:divBdr>
    </w:div>
    <w:div w:id="132910839">
      <w:bodyDiv w:val="1"/>
      <w:marLeft w:val="0"/>
      <w:marRight w:val="0"/>
      <w:marTop w:val="0"/>
      <w:marBottom w:val="0"/>
      <w:divBdr>
        <w:top w:val="none" w:sz="0" w:space="0" w:color="auto"/>
        <w:left w:val="none" w:sz="0" w:space="0" w:color="auto"/>
        <w:bottom w:val="none" w:sz="0" w:space="0" w:color="auto"/>
        <w:right w:val="none" w:sz="0" w:space="0" w:color="auto"/>
      </w:divBdr>
    </w:div>
    <w:div w:id="149251204">
      <w:bodyDiv w:val="1"/>
      <w:marLeft w:val="0"/>
      <w:marRight w:val="0"/>
      <w:marTop w:val="0"/>
      <w:marBottom w:val="0"/>
      <w:divBdr>
        <w:top w:val="none" w:sz="0" w:space="0" w:color="auto"/>
        <w:left w:val="none" w:sz="0" w:space="0" w:color="auto"/>
        <w:bottom w:val="none" w:sz="0" w:space="0" w:color="auto"/>
        <w:right w:val="none" w:sz="0" w:space="0" w:color="auto"/>
      </w:divBdr>
    </w:div>
    <w:div w:id="150606837">
      <w:bodyDiv w:val="1"/>
      <w:marLeft w:val="0"/>
      <w:marRight w:val="0"/>
      <w:marTop w:val="0"/>
      <w:marBottom w:val="0"/>
      <w:divBdr>
        <w:top w:val="none" w:sz="0" w:space="0" w:color="auto"/>
        <w:left w:val="none" w:sz="0" w:space="0" w:color="auto"/>
        <w:bottom w:val="none" w:sz="0" w:space="0" w:color="auto"/>
        <w:right w:val="none" w:sz="0" w:space="0" w:color="auto"/>
      </w:divBdr>
      <w:divsChild>
        <w:div w:id="1790124712">
          <w:marLeft w:val="0"/>
          <w:marRight w:val="0"/>
          <w:marTop w:val="0"/>
          <w:marBottom w:val="0"/>
          <w:divBdr>
            <w:top w:val="none" w:sz="0" w:space="0" w:color="auto"/>
            <w:left w:val="none" w:sz="0" w:space="0" w:color="auto"/>
            <w:bottom w:val="none" w:sz="0" w:space="0" w:color="auto"/>
            <w:right w:val="none" w:sz="0" w:space="0" w:color="auto"/>
          </w:divBdr>
          <w:divsChild>
            <w:div w:id="725182280">
              <w:marLeft w:val="0"/>
              <w:marRight w:val="0"/>
              <w:marTop w:val="0"/>
              <w:marBottom w:val="0"/>
              <w:divBdr>
                <w:top w:val="none" w:sz="0" w:space="0" w:color="auto"/>
                <w:left w:val="none" w:sz="0" w:space="0" w:color="auto"/>
                <w:bottom w:val="none" w:sz="0" w:space="0" w:color="auto"/>
                <w:right w:val="none" w:sz="0" w:space="0" w:color="auto"/>
              </w:divBdr>
            </w:div>
            <w:div w:id="810947508">
              <w:marLeft w:val="0"/>
              <w:marRight w:val="0"/>
              <w:marTop w:val="0"/>
              <w:marBottom w:val="0"/>
              <w:divBdr>
                <w:top w:val="none" w:sz="0" w:space="0" w:color="auto"/>
                <w:left w:val="none" w:sz="0" w:space="0" w:color="auto"/>
                <w:bottom w:val="none" w:sz="0" w:space="0" w:color="auto"/>
                <w:right w:val="none" w:sz="0" w:space="0" w:color="auto"/>
              </w:divBdr>
            </w:div>
            <w:div w:id="1778137904">
              <w:marLeft w:val="0"/>
              <w:marRight w:val="0"/>
              <w:marTop w:val="0"/>
              <w:marBottom w:val="0"/>
              <w:divBdr>
                <w:top w:val="none" w:sz="0" w:space="0" w:color="auto"/>
                <w:left w:val="none" w:sz="0" w:space="0" w:color="auto"/>
                <w:bottom w:val="none" w:sz="0" w:space="0" w:color="auto"/>
                <w:right w:val="none" w:sz="0" w:space="0" w:color="auto"/>
              </w:divBdr>
            </w:div>
            <w:div w:id="1844934687">
              <w:marLeft w:val="0"/>
              <w:marRight w:val="0"/>
              <w:marTop w:val="0"/>
              <w:marBottom w:val="0"/>
              <w:divBdr>
                <w:top w:val="none" w:sz="0" w:space="0" w:color="auto"/>
                <w:left w:val="none" w:sz="0" w:space="0" w:color="auto"/>
                <w:bottom w:val="none" w:sz="0" w:space="0" w:color="auto"/>
                <w:right w:val="none" w:sz="0" w:space="0" w:color="auto"/>
              </w:divBdr>
            </w:div>
            <w:div w:id="19238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8266">
      <w:bodyDiv w:val="1"/>
      <w:marLeft w:val="0"/>
      <w:marRight w:val="0"/>
      <w:marTop w:val="0"/>
      <w:marBottom w:val="0"/>
      <w:divBdr>
        <w:top w:val="none" w:sz="0" w:space="0" w:color="auto"/>
        <w:left w:val="none" w:sz="0" w:space="0" w:color="auto"/>
        <w:bottom w:val="none" w:sz="0" w:space="0" w:color="auto"/>
        <w:right w:val="none" w:sz="0" w:space="0" w:color="auto"/>
      </w:divBdr>
    </w:div>
    <w:div w:id="393553775">
      <w:bodyDiv w:val="1"/>
      <w:marLeft w:val="0"/>
      <w:marRight w:val="0"/>
      <w:marTop w:val="0"/>
      <w:marBottom w:val="0"/>
      <w:divBdr>
        <w:top w:val="none" w:sz="0" w:space="0" w:color="auto"/>
        <w:left w:val="none" w:sz="0" w:space="0" w:color="auto"/>
        <w:bottom w:val="none" w:sz="0" w:space="0" w:color="auto"/>
        <w:right w:val="none" w:sz="0" w:space="0" w:color="auto"/>
      </w:divBdr>
    </w:div>
    <w:div w:id="409276631">
      <w:bodyDiv w:val="1"/>
      <w:marLeft w:val="0"/>
      <w:marRight w:val="0"/>
      <w:marTop w:val="0"/>
      <w:marBottom w:val="0"/>
      <w:divBdr>
        <w:top w:val="none" w:sz="0" w:space="0" w:color="auto"/>
        <w:left w:val="none" w:sz="0" w:space="0" w:color="auto"/>
        <w:bottom w:val="none" w:sz="0" w:space="0" w:color="auto"/>
        <w:right w:val="none" w:sz="0" w:space="0" w:color="auto"/>
      </w:divBdr>
    </w:div>
    <w:div w:id="435364721">
      <w:bodyDiv w:val="1"/>
      <w:marLeft w:val="0"/>
      <w:marRight w:val="0"/>
      <w:marTop w:val="0"/>
      <w:marBottom w:val="0"/>
      <w:divBdr>
        <w:top w:val="none" w:sz="0" w:space="0" w:color="auto"/>
        <w:left w:val="none" w:sz="0" w:space="0" w:color="auto"/>
        <w:bottom w:val="none" w:sz="0" w:space="0" w:color="auto"/>
        <w:right w:val="none" w:sz="0" w:space="0" w:color="auto"/>
      </w:divBdr>
    </w:div>
    <w:div w:id="534080277">
      <w:bodyDiv w:val="1"/>
      <w:marLeft w:val="0"/>
      <w:marRight w:val="0"/>
      <w:marTop w:val="0"/>
      <w:marBottom w:val="0"/>
      <w:divBdr>
        <w:top w:val="none" w:sz="0" w:space="0" w:color="auto"/>
        <w:left w:val="none" w:sz="0" w:space="0" w:color="auto"/>
        <w:bottom w:val="none" w:sz="0" w:space="0" w:color="auto"/>
        <w:right w:val="none" w:sz="0" w:space="0" w:color="auto"/>
      </w:divBdr>
    </w:div>
    <w:div w:id="540552091">
      <w:bodyDiv w:val="1"/>
      <w:marLeft w:val="0"/>
      <w:marRight w:val="0"/>
      <w:marTop w:val="0"/>
      <w:marBottom w:val="0"/>
      <w:divBdr>
        <w:top w:val="none" w:sz="0" w:space="0" w:color="auto"/>
        <w:left w:val="none" w:sz="0" w:space="0" w:color="auto"/>
        <w:bottom w:val="none" w:sz="0" w:space="0" w:color="auto"/>
        <w:right w:val="none" w:sz="0" w:space="0" w:color="auto"/>
      </w:divBdr>
    </w:div>
    <w:div w:id="563175700">
      <w:bodyDiv w:val="1"/>
      <w:marLeft w:val="0"/>
      <w:marRight w:val="0"/>
      <w:marTop w:val="0"/>
      <w:marBottom w:val="0"/>
      <w:divBdr>
        <w:top w:val="none" w:sz="0" w:space="0" w:color="auto"/>
        <w:left w:val="none" w:sz="0" w:space="0" w:color="auto"/>
        <w:bottom w:val="none" w:sz="0" w:space="0" w:color="auto"/>
        <w:right w:val="none" w:sz="0" w:space="0" w:color="auto"/>
      </w:divBdr>
    </w:div>
    <w:div w:id="611859946">
      <w:bodyDiv w:val="1"/>
      <w:marLeft w:val="0"/>
      <w:marRight w:val="0"/>
      <w:marTop w:val="0"/>
      <w:marBottom w:val="0"/>
      <w:divBdr>
        <w:top w:val="none" w:sz="0" w:space="0" w:color="auto"/>
        <w:left w:val="none" w:sz="0" w:space="0" w:color="auto"/>
        <w:bottom w:val="none" w:sz="0" w:space="0" w:color="auto"/>
        <w:right w:val="none" w:sz="0" w:space="0" w:color="auto"/>
      </w:divBdr>
    </w:div>
    <w:div w:id="621426312">
      <w:bodyDiv w:val="1"/>
      <w:marLeft w:val="0"/>
      <w:marRight w:val="0"/>
      <w:marTop w:val="0"/>
      <w:marBottom w:val="0"/>
      <w:divBdr>
        <w:top w:val="none" w:sz="0" w:space="0" w:color="auto"/>
        <w:left w:val="none" w:sz="0" w:space="0" w:color="auto"/>
        <w:bottom w:val="none" w:sz="0" w:space="0" w:color="auto"/>
        <w:right w:val="none" w:sz="0" w:space="0" w:color="auto"/>
      </w:divBdr>
    </w:div>
    <w:div w:id="632372406">
      <w:bodyDiv w:val="1"/>
      <w:marLeft w:val="0"/>
      <w:marRight w:val="0"/>
      <w:marTop w:val="0"/>
      <w:marBottom w:val="0"/>
      <w:divBdr>
        <w:top w:val="none" w:sz="0" w:space="0" w:color="auto"/>
        <w:left w:val="none" w:sz="0" w:space="0" w:color="auto"/>
        <w:bottom w:val="none" w:sz="0" w:space="0" w:color="auto"/>
        <w:right w:val="none" w:sz="0" w:space="0" w:color="auto"/>
      </w:divBdr>
    </w:div>
    <w:div w:id="652027688">
      <w:bodyDiv w:val="1"/>
      <w:marLeft w:val="0"/>
      <w:marRight w:val="0"/>
      <w:marTop w:val="0"/>
      <w:marBottom w:val="0"/>
      <w:divBdr>
        <w:top w:val="none" w:sz="0" w:space="0" w:color="auto"/>
        <w:left w:val="none" w:sz="0" w:space="0" w:color="auto"/>
        <w:bottom w:val="none" w:sz="0" w:space="0" w:color="auto"/>
        <w:right w:val="none" w:sz="0" w:space="0" w:color="auto"/>
      </w:divBdr>
    </w:div>
    <w:div w:id="680159853">
      <w:bodyDiv w:val="1"/>
      <w:marLeft w:val="0"/>
      <w:marRight w:val="0"/>
      <w:marTop w:val="0"/>
      <w:marBottom w:val="0"/>
      <w:divBdr>
        <w:top w:val="none" w:sz="0" w:space="0" w:color="auto"/>
        <w:left w:val="none" w:sz="0" w:space="0" w:color="auto"/>
        <w:bottom w:val="none" w:sz="0" w:space="0" w:color="auto"/>
        <w:right w:val="none" w:sz="0" w:space="0" w:color="auto"/>
      </w:divBdr>
    </w:div>
    <w:div w:id="695083540">
      <w:bodyDiv w:val="1"/>
      <w:marLeft w:val="0"/>
      <w:marRight w:val="0"/>
      <w:marTop w:val="0"/>
      <w:marBottom w:val="0"/>
      <w:divBdr>
        <w:top w:val="none" w:sz="0" w:space="0" w:color="auto"/>
        <w:left w:val="none" w:sz="0" w:space="0" w:color="auto"/>
        <w:bottom w:val="none" w:sz="0" w:space="0" w:color="auto"/>
        <w:right w:val="none" w:sz="0" w:space="0" w:color="auto"/>
      </w:divBdr>
      <w:divsChild>
        <w:div w:id="108283226">
          <w:marLeft w:val="0"/>
          <w:marRight w:val="0"/>
          <w:marTop w:val="0"/>
          <w:marBottom w:val="0"/>
          <w:divBdr>
            <w:top w:val="none" w:sz="0" w:space="0" w:color="auto"/>
            <w:left w:val="none" w:sz="0" w:space="0" w:color="auto"/>
            <w:bottom w:val="none" w:sz="0" w:space="0" w:color="auto"/>
            <w:right w:val="none" w:sz="0" w:space="0" w:color="auto"/>
          </w:divBdr>
        </w:div>
        <w:div w:id="604655634">
          <w:marLeft w:val="0"/>
          <w:marRight w:val="0"/>
          <w:marTop w:val="0"/>
          <w:marBottom w:val="0"/>
          <w:divBdr>
            <w:top w:val="none" w:sz="0" w:space="0" w:color="auto"/>
            <w:left w:val="none" w:sz="0" w:space="0" w:color="auto"/>
            <w:bottom w:val="none" w:sz="0" w:space="0" w:color="auto"/>
            <w:right w:val="none" w:sz="0" w:space="0" w:color="auto"/>
          </w:divBdr>
        </w:div>
        <w:div w:id="887835777">
          <w:marLeft w:val="0"/>
          <w:marRight w:val="0"/>
          <w:marTop w:val="0"/>
          <w:marBottom w:val="0"/>
          <w:divBdr>
            <w:top w:val="none" w:sz="0" w:space="0" w:color="auto"/>
            <w:left w:val="none" w:sz="0" w:space="0" w:color="auto"/>
            <w:bottom w:val="none" w:sz="0" w:space="0" w:color="auto"/>
            <w:right w:val="none" w:sz="0" w:space="0" w:color="auto"/>
          </w:divBdr>
        </w:div>
        <w:div w:id="926421315">
          <w:marLeft w:val="0"/>
          <w:marRight w:val="0"/>
          <w:marTop w:val="0"/>
          <w:marBottom w:val="0"/>
          <w:divBdr>
            <w:top w:val="none" w:sz="0" w:space="0" w:color="auto"/>
            <w:left w:val="none" w:sz="0" w:space="0" w:color="auto"/>
            <w:bottom w:val="none" w:sz="0" w:space="0" w:color="auto"/>
            <w:right w:val="none" w:sz="0" w:space="0" w:color="auto"/>
          </w:divBdr>
        </w:div>
        <w:div w:id="1074277907">
          <w:marLeft w:val="0"/>
          <w:marRight w:val="0"/>
          <w:marTop w:val="0"/>
          <w:marBottom w:val="0"/>
          <w:divBdr>
            <w:top w:val="none" w:sz="0" w:space="0" w:color="auto"/>
            <w:left w:val="none" w:sz="0" w:space="0" w:color="auto"/>
            <w:bottom w:val="none" w:sz="0" w:space="0" w:color="auto"/>
            <w:right w:val="none" w:sz="0" w:space="0" w:color="auto"/>
          </w:divBdr>
        </w:div>
        <w:div w:id="1096173229">
          <w:marLeft w:val="0"/>
          <w:marRight w:val="0"/>
          <w:marTop w:val="0"/>
          <w:marBottom w:val="0"/>
          <w:divBdr>
            <w:top w:val="none" w:sz="0" w:space="0" w:color="auto"/>
            <w:left w:val="none" w:sz="0" w:space="0" w:color="auto"/>
            <w:bottom w:val="none" w:sz="0" w:space="0" w:color="auto"/>
            <w:right w:val="none" w:sz="0" w:space="0" w:color="auto"/>
          </w:divBdr>
        </w:div>
        <w:div w:id="1721785050">
          <w:marLeft w:val="0"/>
          <w:marRight w:val="0"/>
          <w:marTop w:val="0"/>
          <w:marBottom w:val="0"/>
          <w:divBdr>
            <w:top w:val="none" w:sz="0" w:space="0" w:color="auto"/>
            <w:left w:val="none" w:sz="0" w:space="0" w:color="auto"/>
            <w:bottom w:val="none" w:sz="0" w:space="0" w:color="auto"/>
            <w:right w:val="none" w:sz="0" w:space="0" w:color="auto"/>
          </w:divBdr>
        </w:div>
        <w:div w:id="1834292997">
          <w:marLeft w:val="0"/>
          <w:marRight w:val="0"/>
          <w:marTop w:val="0"/>
          <w:marBottom w:val="0"/>
          <w:divBdr>
            <w:top w:val="none" w:sz="0" w:space="0" w:color="auto"/>
            <w:left w:val="none" w:sz="0" w:space="0" w:color="auto"/>
            <w:bottom w:val="none" w:sz="0" w:space="0" w:color="auto"/>
            <w:right w:val="none" w:sz="0" w:space="0" w:color="auto"/>
          </w:divBdr>
        </w:div>
        <w:div w:id="1891649779">
          <w:marLeft w:val="0"/>
          <w:marRight w:val="0"/>
          <w:marTop w:val="0"/>
          <w:marBottom w:val="0"/>
          <w:divBdr>
            <w:top w:val="none" w:sz="0" w:space="0" w:color="auto"/>
            <w:left w:val="none" w:sz="0" w:space="0" w:color="auto"/>
            <w:bottom w:val="none" w:sz="0" w:space="0" w:color="auto"/>
            <w:right w:val="none" w:sz="0" w:space="0" w:color="auto"/>
          </w:divBdr>
        </w:div>
        <w:div w:id="1903251744">
          <w:marLeft w:val="0"/>
          <w:marRight w:val="0"/>
          <w:marTop w:val="0"/>
          <w:marBottom w:val="0"/>
          <w:divBdr>
            <w:top w:val="none" w:sz="0" w:space="0" w:color="auto"/>
            <w:left w:val="none" w:sz="0" w:space="0" w:color="auto"/>
            <w:bottom w:val="none" w:sz="0" w:space="0" w:color="auto"/>
            <w:right w:val="none" w:sz="0" w:space="0" w:color="auto"/>
          </w:divBdr>
        </w:div>
        <w:div w:id="2050715692">
          <w:marLeft w:val="0"/>
          <w:marRight w:val="0"/>
          <w:marTop w:val="0"/>
          <w:marBottom w:val="0"/>
          <w:divBdr>
            <w:top w:val="none" w:sz="0" w:space="0" w:color="auto"/>
            <w:left w:val="none" w:sz="0" w:space="0" w:color="auto"/>
            <w:bottom w:val="none" w:sz="0" w:space="0" w:color="auto"/>
            <w:right w:val="none" w:sz="0" w:space="0" w:color="auto"/>
          </w:divBdr>
        </w:div>
        <w:div w:id="2135563007">
          <w:marLeft w:val="0"/>
          <w:marRight w:val="0"/>
          <w:marTop w:val="0"/>
          <w:marBottom w:val="0"/>
          <w:divBdr>
            <w:top w:val="none" w:sz="0" w:space="0" w:color="auto"/>
            <w:left w:val="none" w:sz="0" w:space="0" w:color="auto"/>
            <w:bottom w:val="none" w:sz="0" w:space="0" w:color="auto"/>
            <w:right w:val="none" w:sz="0" w:space="0" w:color="auto"/>
          </w:divBdr>
        </w:div>
      </w:divsChild>
    </w:div>
    <w:div w:id="744031926">
      <w:bodyDiv w:val="1"/>
      <w:marLeft w:val="0"/>
      <w:marRight w:val="0"/>
      <w:marTop w:val="0"/>
      <w:marBottom w:val="0"/>
      <w:divBdr>
        <w:top w:val="none" w:sz="0" w:space="0" w:color="auto"/>
        <w:left w:val="none" w:sz="0" w:space="0" w:color="auto"/>
        <w:bottom w:val="none" w:sz="0" w:space="0" w:color="auto"/>
        <w:right w:val="none" w:sz="0" w:space="0" w:color="auto"/>
      </w:divBdr>
    </w:div>
    <w:div w:id="749429481">
      <w:bodyDiv w:val="1"/>
      <w:marLeft w:val="0"/>
      <w:marRight w:val="0"/>
      <w:marTop w:val="0"/>
      <w:marBottom w:val="0"/>
      <w:divBdr>
        <w:top w:val="none" w:sz="0" w:space="0" w:color="auto"/>
        <w:left w:val="none" w:sz="0" w:space="0" w:color="auto"/>
        <w:bottom w:val="none" w:sz="0" w:space="0" w:color="auto"/>
        <w:right w:val="none" w:sz="0" w:space="0" w:color="auto"/>
      </w:divBdr>
    </w:div>
    <w:div w:id="801771256">
      <w:bodyDiv w:val="1"/>
      <w:marLeft w:val="0"/>
      <w:marRight w:val="0"/>
      <w:marTop w:val="0"/>
      <w:marBottom w:val="0"/>
      <w:divBdr>
        <w:top w:val="none" w:sz="0" w:space="0" w:color="auto"/>
        <w:left w:val="none" w:sz="0" w:space="0" w:color="auto"/>
        <w:bottom w:val="none" w:sz="0" w:space="0" w:color="auto"/>
        <w:right w:val="none" w:sz="0" w:space="0" w:color="auto"/>
      </w:divBdr>
    </w:div>
    <w:div w:id="836724959">
      <w:bodyDiv w:val="1"/>
      <w:marLeft w:val="0"/>
      <w:marRight w:val="0"/>
      <w:marTop w:val="0"/>
      <w:marBottom w:val="0"/>
      <w:divBdr>
        <w:top w:val="none" w:sz="0" w:space="0" w:color="auto"/>
        <w:left w:val="none" w:sz="0" w:space="0" w:color="auto"/>
        <w:bottom w:val="none" w:sz="0" w:space="0" w:color="auto"/>
        <w:right w:val="none" w:sz="0" w:space="0" w:color="auto"/>
      </w:divBdr>
    </w:div>
    <w:div w:id="865363825">
      <w:bodyDiv w:val="1"/>
      <w:marLeft w:val="0"/>
      <w:marRight w:val="0"/>
      <w:marTop w:val="0"/>
      <w:marBottom w:val="0"/>
      <w:divBdr>
        <w:top w:val="none" w:sz="0" w:space="0" w:color="auto"/>
        <w:left w:val="none" w:sz="0" w:space="0" w:color="auto"/>
        <w:bottom w:val="none" w:sz="0" w:space="0" w:color="auto"/>
        <w:right w:val="none" w:sz="0" w:space="0" w:color="auto"/>
      </w:divBdr>
    </w:div>
    <w:div w:id="898132236">
      <w:bodyDiv w:val="1"/>
      <w:marLeft w:val="0"/>
      <w:marRight w:val="0"/>
      <w:marTop w:val="0"/>
      <w:marBottom w:val="0"/>
      <w:divBdr>
        <w:top w:val="none" w:sz="0" w:space="0" w:color="auto"/>
        <w:left w:val="none" w:sz="0" w:space="0" w:color="auto"/>
        <w:bottom w:val="none" w:sz="0" w:space="0" w:color="auto"/>
        <w:right w:val="none" w:sz="0" w:space="0" w:color="auto"/>
      </w:divBdr>
    </w:div>
    <w:div w:id="901138914">
      <w:bodyDiv w:val="1"/>
      <w:marLeft w:val="0"/>
      <w:marRight w:val="0"/>
      <w:marTop w:val="0"/>
      <w:marBottom w:val="0"/>
      <w:divBdr>
        <w:top w:val="none" w:sz="0" w:space="0" w:color="auto"/>
        <w:left w:val="none" w:sz="0" w:space="0" w:color="auto"/>
        <w:bottom w:val="none" w:sz="0" w:space="0" w:color="auto"/>
        <w:right w:val="none" w:sz="0" w:space="0" w:color="auto"/>
      </w:divBdr>
    </w:div>
    <w:div w:id="916718171">
      <w:bodyDiv w:val="1"/>
      <w:marLeft w:val="0"/>
      <w:marRight w:val="0"/>
      <w:marTop w:val="0"/>
      <w:marBottom w:val="0"/>
      <w:divBdr>
        <w:top w:val="none" w:sz="0" w:space="0" w:color="auto"/>
        <w:left w:val="none" w:sz="0" w:space="0" w:color="auto"/>
        <w:bottom w:val="none" w:sz="0" w:space="0" w:color="auto"/>
        <w:right w:val="none" w:sz="0" w:space="0" w:color="auto"/>
      </w:divBdr>
    </w:div>
    <w:div w:id="931276386">
      <w:bodyDiv w:val="1"/>
      <w:marLeft w:val="0"/>
      <w:marRight w:val="0"/>
      <w:marTop w:val="0"/>
      <w:marBottom w:val="0"/>
      <w:divBdr>
        <w:top w:val="none" w:sz="0" w:space="0" w:color="auto"/>
        <w:left w:val="none" w:sz="0" w:space="0" w:color="auto"/>
        <w:bottom w:val="none" w:sz="0" w:space="0" w:color="auto"/>
        <w:right w:val="none" w:sz="0" w:space="0" w:color="auto"/>
      </w:divBdr>
      <w:divsChild>
        <w:div w:id="996416135">
          <w:marLeft w:val="0"/>
          <w:marRight w:val="0"/>
          <w:marTop w:val="0"/>
          <w:marBottom w:val="0"/>
          <w:divBdr>
            <w:top w:val="none" w:sz="0" w:space="0" w:color="auto"/>
            <w:left w:val="none" w:sz="0" w:space="0" w:color="auto"/>
            <w:bottom w:val="none" w:sz="0" w:space="0" w:color="auto"/>
            <w:right w:val="none" w:sz="0" w:space="0" w:color="auto"/>
          </w:divBdr>
          <w:divsChild>
            <w:div w:id="811875060">
              <w:marLeft w:val="0"/>
              <w:marRight w:val="0"/>
              <w:marTop w:val="0"/>
              <w:marBottom w:val="0"/>
              <w:divBdr>
                <w:top w:val="none" w:sz="0" w:space="0" w:color="auto"/>
                <w:left w:val="none" w:sz="0" w:space="0" w:color="auto"/>
                <w:bottom w:val="none" w:sz="0" w:space="0" w:color="auto"/>
                <w:right w:val="none" w:sz="0" w:space="0" w:color="auto"/>
              </w:divBdr>
              <w:divsChild>
                <w:div w:id="48504919">
                  <w:marLeft w:val="0"/>
                  <w:marRight w:val="0"/>
                  <w:marTop w:val="0"/>
                  <w:marBottom w:val="0"/>
                  <w:divBdr>
                    <w:top w:val="none" w:sz="0" w:space="0" w:color="auto"/>
                    <w:left w:val="none" w:sz="0" w:space="0" w:color="auto"/>
                    <w:bottom w:val="none" w:sz="0" w:space="0" w:color="auto"/>
                    <w:right w:val="none" w:sz="0" w:space="0" w:color="auto"/>
                  </w:divBdr>
                  <w:divsChild>
                    <w:div w:id="2084176219">
                      <w:marLeft w:val="0"/>
                      <w:marRight w:val="0"/>
                      <w:marTop w:val="0"/>
                      <w:marBottom w:val="0"/>
                      <w:divBdr>
                        <w:top w:val="single" w:sz="8" w:space="3" w:color="E1E1E1"/>
                        <w:left w:val="none" w:sz="0" w:space="0" w:color="auto"/>
                        <w:bottom w:val="none" w:sz="0" w:space="0" w:color="auto"/>
                        <w:right w:val="none" w:sz="0" w:space="0" w:color="auto"/>
                      </w:divBdr>
                    </w:div>
                  </w:divsChild>
                </w:div>
                <w:div w:id="877282767">
                  <w:marLeft w:val="0"/>
                  <w:marRight w:val="0"/>
                  <w:marTop w:val="0"/>
                  <w:marBottom w:val="0"/>
                  <w:divBdr>
                    <w:top w:val="none" w:sz="0" w:space="0" w:color="auto"/>
                    <w:left w:val="none" w:sz="0" w:space="0" w:color="auto"/>
                    <w:bottom w:val="none" w:sz="0" w:space="0" w:color="auto"/>
                    <w:right w:val="none" w:sz="0" w:space="0" w:color="auto"/>
                  </w:divBdr>
                </w:div>
                <w:div w:id="1117800132">
                  <w:marLeft w:val="0"/>
                  <w:marRight w:val="0"/>
                  <w:marTop w:val="0"/>
                  <w:marBottom w:val="0"/>
                  <w:divBdr>
                    <w:top w:val="none" w:sz="0" w:space="0" w:color="auto"/>
                    <w:left w:val="none" w:sz="0" w:space="0" w:color="auto"/>
                    <w:bottom w:val="none" w:sz="0" w:space="0" w:color="auto"/>
                    <w:right w:val="none" w:sz="0" w:space="0" w:color="auto"/>
                  </w:divBdr>
                  <w:divsChild>
                    <w:div w:id="1426146914">
                      <w:marLeft w:val="0"/>
                      <w:marRight w:val="0"/>
                      <w:marTop w:val="0"/>
                      <w:marBottom w:val="0"/>
                      <w:divBdr>
                        <w:top w:val="single" w:sz="8" w:space="3" w:color="E1E1E1"/>
                        <w:left w:val="none" w:sz="0" w:space="0" w:color="auto"/>
                        <w:bottom w:val="none" w:sz="0" w:space="0" w:color="auto"/>
                        <w:right w:val="none" w:sz="0" w:space="0" w:color="auto"/>
                      </w:divBdr>
                    </w:div>
                  </w:divsChild>
                </w:div>
                <w:div w:id="1351032683">
                  <w:marLeft w:val="0"/>
                  <w:marRight w:val="0"/>
                  <w:marTop w:val="0"/>
                  <w:marBottom w:val="0"/>
                  <w:divBdr>
                    <w:top w:val="none" w:sz="0" w:space="0" w:color="auto"/>
                    <w:left w:val="none" w:sz="0" w:space="0" w:color="auto"/>
                    <w:bottom w:val="none" w:sz="0" w:space="0" w:color="auto"/>
                    <w:right w:val="none" w:sz="0" w:space="0" w:color="auto"/>
                  </w:divBdr>
                  <w:divsChild>
                    <w:div w:id="2059237546">
                      <w:marLeft w:val="0"/>
                      <w:marRight w:val="0"/>
                      <w:marTop w:val="0"/>
                      <w:marBottom w:val="0"/>
                      <w:divBdr>
                        <w:top w:val="single" w:sz="8" w:space="3" w:color="E1E1E1"/>
                        <w:left w:val="none" w:sz="0" w:space="0" w:color="auto"/>
                        <w:bottom w:val="none" w:sz="0" w:space="0" w:color="auto"/>
                        <w:right w:val="none" w:sz="0" w:space="0" w:color="auto"/>
                      </w:divBdr>
                    </w:div>
                  </w:divsChild>
                </w:div>
                <w:div w:id="1725713880">
                  <w:marLeft w:val="0"/>
                  <w:marRight w:val="0"/>
                  <w:marTop w:val="0"/>
                  <w:marBottom w:val="0"/>
                  <w:divBdr>
                    <w:top w:val="none" w:sz="0" w:space="0" w:color="auto"/>
                    <w:left w:val="none" w:sz="0" w:space="0" w:color="auto"/>
                    <w:bottom w:val="none" w:sz="0" w:space="0" w:color="auto"/>
                    <w:right w:val="none" w:sz="0" w:space="0" w:color="auto"/>
                  </w:divBdr>
                </w:div>
                <w:div w:id="1957906278">
                  <w:marLeft w:val="0"/>
                  <w:marRight w:val="0"/>
                  <w:marTop w:val="0"/>
                  <w:marBottom w:val="0"/>
                  <w:divBdr>
                    <w:top w:val="none" w:sz="0" w:space="0" w:color="auto"/>
                    <w:left w:val="none" w:sz="0" w:space="0" w:color="auto"/>
                    <w:bottom w:val="none" w:sz="0" w:space="0" w:color="auto"/>
                    <w:right w:val="none" w:sz="0" w:space="0" w:color="auto"/>
                  </w:divBdr>
                  <w:divsChild>
                    <w:div w:id="570116828">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 w:id="1189949152">
          <w:marLeft w:val="0"/>
          <w:marRight w:val="0"/>
          <w:marTop w:val="30"/>
          <w:marBottom w:val="0"/>
          <w:divBdr>
            <w:top w:val="none" w:sz="0" w:space="0" w:color="auto"/>
            <w:left w:val="none" w:sz="0" w:space="0" w:color="auto"/>
            <w:bottom w:val="none" w:sz="0" w:space="0" w:color="auto"/>
            <w:right w:val="none" w:sz="0" w:space="0" w:color="auto"/>
          </w:divBdr>
          <w:divsChild>
            <w:div w:id="1524006562">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188467">
      <w:bodyDiv w:val="1"/>
      <w:marLeft w:val="0"/>
      <w:marRight w:val="0"/>
      <w:marTop w:val="0"/>
      <w:marBottom w:val="0"/>
      <w:divBdr>
        <w:top w:val="none" w:sz="0" w:space="0" w:color="auto"/>
        <w:left w:val="none" w:sz="0" w:space="0" w:color="auto"/>
        <w:bottom w:val="none" w:sz="0" w:space="0" w:color="auto"/>
        <w:right w:val="none" w:sz="0" w:space="0" w:color="auto"/>
      </w:divBdr>
    </w:div>
    <w:div w:id="1022165769">
      <w:bodyDiv w:val="1"/>
      <w:marLeft w:val="0"/>
      <w:marRight w:val="0"/>
      <w:marTop w:val="0"/>
      <w:marBottom w:val="0"/>
      <w:divBdr>
        <w:top w:val="none" w:sz="0" w:space="0" w:color="auto"/>
        <w:left w:val="none" w:sz="0" w:space="0" w:color="auto"/>
        <w:bottom w:val="none" w:sz="0" w:space="0" w:color="auto"/>
        <w:right w:val="none" w:sz="0" w:space="0" w:color="auto"/>
      </w:divBdr>
    </w:div>
    <w:div w:id="1029717565">
      <w:bodyDiv w:val="1"/>
      <w:marLeft w:val="0"/>
      <w:marRight w:val="0"/>
      <w:marTop w:val="0"/>
      <w:marBottom w:val="0"/>
      <w:divBdr>
        <w:top w:val="none" w:sz="0" w:space="0" w:color="auto"/>
        <w:left w:val="none" w:sz="0" w:space="0" w:color="auto"/>
        <w:bottom w:val="none" w:sz="0" w:space="0" w:color="auto"/>
        <w:right w:val="none" w:sz="0" w:space="0" w:color="auto"/>
      </w:divBdr>
    </w:div>
    <w:div w:id="1110398189">
      <w:bodyDiv w:val="1"/>
      <w:marLeft w:val="0"/>
      <w:marRight w:val="0"/>
      <w:marTop w:val="0"/>
      <w:marBottom w:val="0"/>
      <w:divBdr>
        <w:top w:val="none" w:sz="0" w:space="0" w:color="auto"/>
        <w:left w:val="none" w:sz="0" w:space="0" w:color="auto"/>
        <w:bottom w:val="none" w:sz="0" w:space="0" w:color="auto"/>
        <w:right w:val="none" w:sz="0" w:space="0" w:color="auto"/>
      </w:divBdr>
    </w:div>
    <w:div w:id="1139499126">
      <w:bodyDiv w:val="1"/>
      <w:marLeft w:val="0"/>
      <w:marRight w:val="0"/>
      <w:marTop w:val="0"/>
      <w:marBottom w:val="0"/>
      <w:divBdr>
        <w:top w:val="none" w:sz="0" w:space="0" w:color="auto"/>
        <w:left w:val="none" w:sz="0" w:space="0" w:color="auto"/>
        <w:bottom w:val="none" w:sz="0" w:space="0" w:color="auto"/>
        <w:right w:val="none" w:sz="0" w:space="0" w:color="auto"/>
      </w:divBdr>
    </w:div>
    <w:div w:id="1140149746">
      <w:bodyDiv w:val="1"/>
      <w:marLeft w:val="0"/>
      <w:marRight w:val="0"/>
      <w:marTop w:val="0"/>
      <w:marBottom w:val="0"/>
      <w:divBdr>
        <w:top w:val="none" w:sz="0" w:space="0" w:color="auto"/>
        <w:left w:val="none" w:sz="0" w:space="0" w:color="auto"/>
        <w:bottom w:val="none" w:sz="0" w:space="0" w:color="auto"/>
        <w:right w:val="none" w:sz="0" w:space="0" w:color="auto"/>
      </w:divBdr>
    </w:div>
    <w:div w:id="1146388439">
      <w:bodyDiv w:val="1"/>
      <w:marLeft w:val="0"/>
      <w:marRight w:val="0"/>
      <w:marTop w:val="0"/>
      <w:marBottom w:val="0"/>
      <w:divBdr>
        <w:top w:val="none" w:sz="0" w:space="0" w:color="auto"/>
        <w:left w:val="none" w:sz="0" w:space="0" w:color="auto"/>
        <w:bottom w:val="none" w:sz="0" w:space="0" w:color="auto"/>
        <w:right w:val="none" w:sz="0" w:space="0" w:color="auto"/>
      </w:divBdr>
    </w:div>
    <w:div w:id="1152140900">
      <w:bodyDiv w:val="1"/>
      <w:marLeft w:val="0"/>
      <w:marRight w:val="0"/>
      <w:marTop w:val="0"/>
      <w:marBottom w:val="0"/>
      <w:divBdr>
        <w:top w:val="none" w:sz="0" w:space="0" w:color="auto"/>
        <w:left w:val="none" w:sz="0" w:space="0" w:color="auto"/>
        <w:bottom w:val="none" w:sz="0" w:space="0" w:color="auto"/>
        <w:right w:val="none" w:sz="0" w:space="0" w:color="auto"/>
      </w:divBdr>
    </w:div>
    <w:div w:id="1167666945">
      <w:bodyDiv w:val="1"/>
      <w:marLeft w:val="0"/>
      <w:marRight w:val="0"/>
      <w:marTop w:val="0"/>
      <w:marBottom w:val="0"/>
      <w:divBdr>
        <w:top w:val="none" w:sz="0" w:space="0" w:color="auto"/>
        <w:left w:val="none" w:sz="0" w:space="0" w:color="auto"/>
        <w:bottom w:val="none" w:sz="0" w:space="0" w:color="auto"/>
        <w:right w:val="none" w:sz="0" w:space="0" w:color="auto"/>
      </w:divBdr>
      <w:divsChild>
        <w:div w:id="51999378">
          <w:marLeft w:val="0"/>
          <w:marRight w:val="0"/>
          <w:marTop w:val="30"/>
          <w:marBottom w:val="0"/>
          <w:divBdr>
            <w:top w:val="none" w:sz="0" w:space="0" w:color="auto"/>
            <w:left w:val="none" w:sz="0" w:space="0" w:color="auto"/>
            <w:bottom w:val="none" w:sz="0" w:space="0" w:color="auto"/>
            <w:right w:val="none" w:sz="0" w:space="0" w:color="auto"/>
          </w:divBdr>
          <w:divsChild>
            <w:div w:id="1236085182">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861698333">
          <w:marLeft w:val="0"/>
          <w:marRight w:val="0"/>
          <w:marTop w:val="0"/>
          <w:marBottom w:val="0"/>
          <w:divBdr>
            <w:top w:val="none" w:sz="0" w:space="0" w:color="auto"/>
            <w:left w:val="none" w:sz="0" w:space="0" w:color="auto"/>
            <w:bottom w:val="none" w:sz="0" w:space="0" w:color="auto"/>
            <w:right w:val="none" w:sz="0" w:space="0" w:color="auto"/>
          </w:divBdr>
          <w:divsChild>
            <w:div w:id="81873321">
              <w:marLeft w:val="0"/>
              <w:marRight w:val="0"/>
              <w:marTop w:val="0"/>
              <w:marBottom w:val="0"/>
              <w:divBdr>
                <w:top w:val="none" w:sz="0" w:space="0" w:color="auto"/>
                <w:left w:val="none" w:sz="0" w:space="0" w:color="auto"/>
                <w:bottom w:val="none" w:sz="0" w:space="0" w:color="auto"/>
                <w:right w:val="none" w:sz="0" w:space="0" w:color="auto"/>
              </w:divBdr>
              <w:divsChild>
                <w:div w:id="1555846567">
                  <w:marLeft w:val="0"/>
                  <w:marRight w:val="0"/>
                  <w:marTop w:val="0"/>
                  <w:marBottom w:val="0"/>
                  <w:divBdr>
                    <w:top w:val="none" w:sz="0" w:space="0" w:color="auto"/>
                    <w:left w:val="none" w:sz="0" w:space="0" w:color="auto"/>
                    <w:bottom w:val="none" w:sz="0" w:space="0" w:color="auto"/>
                    <w:right w:val="none" w:sz="0" w:space="0" w:color="auto"/>
                  </w:divBdr>
                  <w:divsChild>
                    <w:div w:id="81686892">
                      <w:marLeft w:val="0"/>
                      <w:marRight w:val="0"/>
                      <w:marTop w:val="0"/>
                      <w:marBottom w:val="0"/>
                      <w:divBdr>
                        <w:top w:val="none" w:sz="0" w:space="0" w:color="auto"/>
                        <w:left w:val="none" w:sz="0" w:space="0" w:color="auto"/>
                        <w:bottom w:val="none" w:sz="0" w:space="0" w:color="auto"/>
                        <w:right w:val="none" w:sz="0" w:space="0" w:color="auto"/>
                      </w:divBdr>
                      <w:divsChild>
                        <w:div w:id="195162183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873104691">
                              <w:marLeft w:val="0"/>
                              <w:marRight w:val="0"/>
                              <w:marTop w:val="0"/>
                              <w:marBottom w:val="0"/>
                              <w:divBdr>
                                <w:top w:val="none" w:sz="0" w:space="0" w:color="auto"/>
                                <w:left w:val="none" w:sz="0" w:space="0" w:color="auto"/>
                                <w:bottom w:val="none" w:sz="0" w:space="0" w:color="auto"/>
                                <w:right w:val="none" w:sz="0" w:space="0" w:color="auto"/>
                              </w:divBdr>
                              <w:divsChild>
                                <w:div w:id="8765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42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013504">
      <w:bodyDiv w:val="1"/>
      <w:marLeft w:val="0"/>
      <w:marRight w:val="0"/>
      <w:marTop w:val="0"/>
      <w:marBottom w:val="0"/>
      <w:divBdr>
        <w:top w:val="none" w:sz="0" w:space="0" w:color="auto"/>
        <w:left w:val="none" w:sz="0" w:space="0" w:color="auto"/>
        <w:bottom w:val="none" w:sz="0" w:space="0" w:color="auto"/>
        <w:right w:val="none" w:sz="0" w:space="0" w:color="auto"/>
      </w:divBdr>
    </w:div>
    <w:div w:id="1209538217">
      <w:bodyDiv w:val="1"/>
      <w:marLeft w:val="0"/>
      <w:marRight w:val="0"/>
      <w:marTop w:val="0"/>
      <w:marBottom w:val="0"/>
      <w:divBdr>
        <w:top w:val="none" w:sz="0" w:space="0" w:color="auto"/>
        <w:left w:val="none" w:sz="0" w:space="0" w:color="auto"/>
        <w:bottom w:val="none" w:sz="0" w:space="0" w:color="auto"/>
        <w:right w:val="none" w:sz="0" w:space="0" w:color="auto"/>
      </w:divBdr>
    </w:div>
    <w:div w:id="1253663677">
      <w:bodyDiv w:val="1"/>
      <w:marLeft w:val="0"/>
      <w:marRight w:val="0"/>
      <w:marTop w:val="0"/>
      <w:marBottom w:val="0"/>
      <w:divBdr>
        <w:top w:val="none" w:sz="0" w:space="0" w:color="auto"/>
        <w:left w:val="none" w:sz="0" w:space="0" w:color="auto"/>
        <w:bottom w:val="none" w:sz="0" w:space="0" w:color="auto"/>
        <w:right w:val="none" w:sz="0" w:space="0" w:color="auto"/>
      </w:divBdr>
    </w:div>
    <w:div w:id="1261111019">
      <w:bodyDiv w:val="1"/>
      <w:marLeft w:val="0"/>
      <w:marRight w:val="0"/>
      <w:marTop w:val="0"/>
      <w:marBottom w:val="0"/>
      <w:divBdr>
        <w:top w:val="none" w:sz="0" w:space="0" w:color="auto"/>
        <w:left w:val="none" w:sz="0" w:space="0" w:color="auto"/>
        <w:bottom w:val="none" w:sz="0" w:space="0" w:color="auto"/>
        <w:right w:val="none" w:sz="0" w:space="0" w:color="auto"/>
      </w:divBdr>
    </w:div>
    <w:div w:id="1264876647">
      <w:bodyDiv w:val="1"/>
      <w:marLeft w:val="0"/>
      <w:marRight w:val="0"/>
      <w:marTop w:val="0"/>
      <w:marBottom w:val="0"/>
      <w:divBdr>
        <w:top w:val="none" w:sz="0" w:space="0" w:color="auto"/>
        <w:left w:val="none" w:sz="0" w:space="0" w:color="auto"/>
        <w:bottom w:val="none" w:sz="0" w:space="0" w:color="auto"/>
        <w:right w:val="none" w:sz="0" w:space="0" w:color="auto"/>
      </w:divBdr>
    </w:div>
    <w:div w:id="1290893057">
      <w:bodyDiv w:val="1"/>
      <w:marLeft w:val="0"/>
      <w:marRight w:val="0"/>
      <w:marTop w:val="0"/>
      <w:marBottom w:val="0"/>
      <w:divBdr>
        <w:top w:val="none" w:sz="0" w:space="0" w:color="auto"/>
        <w:left w:val="none" w:sz="0" w:space="0" w:color="auto"/>
        <w:bottom w:val="none" w:sz="0" w:space="0" w:color="auto"/>
        <w:right w:val="none" w:sz="0" w:space="0" w:color="auto"/>
      </w:divBdr>
    </w:div>
    <w:div w:id="1300309582">
      <w:bodyDiv w:val="1"/>
      <w:marLeft w:val="0"/>
      <w:marRight w:val="0"/>
      <w:marTop w:val="0"/>
      <w:marBottom w:val="0"/>
      <w:divBdr>
        <w:top w:val="none" w:sz="0" w:space="0" w:color="auto"/>
        <w:left w:val="none" w:sz="0" w:space="0" w:color="auto"/>
        <w:bottom w:val="none" w:sz="0" w:space="0" w:color="auto"/>
        <w:right w:val="none" w:sz="0" w:space="0" w:color="auto"/>
      </w:divBdr>
      <w:divsChild>
        <w:div w:id="1106777532">
          <w:marLeft w:val="0"/>
          <w:marRight w:val="0"/>
          <w:marTop w:val="0"/>
          <w:marBottom w:val="0"/>
          <w:divBdr>
            <w:top w:val="none" w:sz="0" w:space="0" w:color="auto"/>
            <w:left w:val="none" w:sz="0" w:space="0" w:color="auto"/>
            <w:bottom w:val="none" w:sz="0" w:space="0" w:color="auto"/>
            <w:right w:val="none" w:sz="0" w:space="0" w:color="auto"/>
          </w:divBdr>
          <w:divsChild>
            <w:div w:id="1118724608">
              <w:marLeft w:val="0"/>
              <w:marRight w:val="0"/>
              <w:marTop w:val="0"/>
              <w:marBottom w:val="0"/>
              <w:divBdr>
                <w:top w:val="none" w:sz="0" w:space="0" w:color="auto"/>
                <w:left w:val="none" w:sz="0" w:space="0" w:color="auto"/>
                <w:bottom w:val="none" w:sz="0" w:space="0" w:color="auto"/>
                <w:right w:val="none" w:sz="0" w:space="0" w:color="auto"/>
              </w:divBdr>
            </w:div>
            <w:div w:id="158341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42177">
      <w:bodyDiv w:val="1"/>
      <w:marLeft w:val="0"/>
      <w:marRight w:val="0"/>
      <w:marTop w:val="0"/>
      <w:marBottom w:val="0"/>
      <w:divBdr>
        <w:top w:val="none" w:sz="0" w:space="0" w:color="auto"/>
        <w:left w:val="none" w:sz="0" w:space="0" w:color="auto"/>
        <w:bottom w:val="none" w:sz="0" w:space="0" w:color="auto"/>
        <w:right w:val="none" w:sz="0" w:space="0" w:color="auto"/>
      </w:divBdr>
    </w:div>
    <w:div w:id="1379551495">
      <w:bodyDiv w:val="1"/>
      <w:marLeft w:val="0"/>
      <w:marRight w:val="0"/>
      <w:marTop w:val="0"/>
      <w:marBottom w:val="0"/>
      <w:divBdr>
        <w:top w:val="none" w:sz="0" w:space="0" w:color="auto"/>
        <w:left w:val="none" w:sz="0" w:space="0" w:color="auto"/>
        <w:bottom w:val="none" w:sz="0" w:space="0" w:color="auto"/>
        <w:right w:val="none" w:sz="0" w:space="0" w:color="auto"/>
      </w:divBdr>
    </w:div>
    <w:div w:id="1438604079">
      <w:bodyDiv w:val="1"/>
      <w:marLeft w:val="0"/>
      <w:marRight w:val="0"/>
      <w:marTop w:val="0"/>
      <w:marBottom w:val="0"/>
      <w:divBdr>
        <w:top w:val="none" w:sz="0" w:space="0" w:color="auto"/>
        <w:left w:val="none" w:sz="0" w:space="0" w:color="auto"/>
        <w:bottom w:val="none" w:sz="0" w:space="0" w:color="auto"/>
        <w:right w:val="none" w:sz="0" w:space="0" w:color="auto"/>
      </w:divBdr>
      <w:divsChild>
        <w:div w:id="253100368">
          <w:marLeft w:val="0"/>
          <w:marRight w:val="0"/>
          <w:marTop w:val="0"/>
          <w:marBottom w:val="0"/>
          <w:divBdr>
            <w:top w:val="none" w:sz="0" w:space="0" w:color="auto"/>
            <w:left w:val="none" w:sz="0" w:space="0" w:color="auto"/>
            <w:bottom w:val="none" w:sz="0" w:space="0" w:color="auto"/>
            <w:right w:val="none" w:sz="0" w:space="0" w:color="auto"/>
          </w:divBdr>
        </w:div>
        <w:div w:id="306319528">
          <w:marLeft w:val="0"/>
          <w:marRight w:val="0"/>
          <w:marTop w:val="0"/>
          <w:marBottom w:val="0"/>
          <w:divBdr>
            <w:top w:val="none" w:sz="0" w:space="0" w:color="auto"/>
            <w:left w:val="none" w:sz="0" w:space="0" w:color="auto"/>
            <w:bottom w:val="none" w:sz="0" w:space="0" w:color="auto"/>
            <w:right w:val="none" w:sz="0" w:space="0" w:color="auto"/>
          </w:divBdr>
        </w:div>
        <w:div w:id="1083529660">
          <w:marLeft w:val="0"/>
          <w:marRight w:val="0"/>
          <w:marTop w:val="0"/>
          <w:marBottom w:val="0"/>
          <w:divBdr>
            <w:top w:val="none" w:sz="0" w:space="0" w:color="auto"/>
            <w:left w:val="none" w:sz="0" w:space="0" w:color="auto"/>
            <w:bottom w:val="none" w:sz="0" w:space="0" w:color="auto"/>
            <w:right w:val="none" w:sz="0" w:space="0" w:color="auto"/>
          </w:divBdr>
        </w:div>
        <w:div w:id="1844660645">
          <w:marLeft w:val="0"/>
          <w:marRight w:val="0"/>
          <w:marTop w:val="0"/>
          <w:marBottom w:val="0"/>
          <w:divBdr>
            <w:top w:val="none" w:sz="0" w:space="0" w:color="auto"/>
            <w:left w:val="none" w:sz="0" w:space="0" w:color="auto"/>
            <w:bottom w:val="none" w:sz="0" w:space="0" w:color="auto"/>
            <w:right w:val="none" w:sz="0" w:space="0" w:color="auto"/>
          </w:divBdr>
        </w:div>
      </w:divsChild>
    </w:div>
    <w:div w:id="1458253593">
      <w:bodyDiv w:val="1"/>
      <w:marLeft w:val="0"/>
      <w:marRight w:val="0"/>
      <w:marTop w:val="0"/>
      <w:marBottom w:val="0"/>
      <w:divBdr>
        <w:top w:val="none" w:sz="0" w:space="0" w:color="auto"/>
        <w:left w:val="none" w:sz="0" w:space="0" w:color="auto"/>
        <w:bottom w:val="none" w:sz="0" w:space="0" w:color="auto"/>
        <w:right w:val="none" w:sz="0" w:space="0" w:color="auto"/>
      </w:divBdr>
    </w:div>
    <w:div w:id="1461803109">
      <w:bodyDiv w:val="1"/>
      <w:marLeft w:val="0"/>
      <w:marRight w:val="0"/>
      <w:marTop w:val="0"/>
      <w:marBottom w:val="0"/>
      <w:divBdr>
        <w:top w:val="none" w:sz="0" w:space="0" w:color="auto"/>
        <w:left w:val="none" w:sz="0" w:space="0" w:color="auto"/>
        <w:bottom w:val="none" w:sz="0" w:space="0" w:color="auto"/>
        <w:right w:val="none" w:sz="0" w:space="0" w:color="auto"/>
      </w:divBdr>
    </w:div>
    <w:div w:id="1472401227">
      <w:bodyDiv w:val="1"/>
      <w:marLeft w:val="0"/>
      <w:marRight w:val="0"/>
      <w:marTop w:val="0"/>
      <w:marBottom w:val="0"/>
      <w:divBdr>
        <w:top w:val="none" w:sz="0" w:space="0" w:color="auto"/>
        <w:left w:val="none" w:sz="0" w:space="0" w:color="auto"/>
        <w:bottom w:val="none" w:sz="0" w:space="0" w:color="auto"/>
        <w:right w:val="none" w:sz="0" w:space="0" w:color="auto"/>
      </w:divBdr>
    </w:div>
    <w:div w:id="1474060762">
      <w:bodyDiv w:val="1"/>
      <w:marLeft w:val="0"/>
      <w:marRight w:val="0"/>
      <w:marTop w:val="0"/>
      <w:marBottom w:val="0"/>
      <w:divBdr>
        <w:top w:val="none" w:sz="0" w:space="0" w:color="auto"/>
        <w:left w:val="none" w:sz="0" w:space="0" w:color="auto"/>
        <w:bottom w:val="none" w:sz="0" w:space="0" w:color="auto"/>
        <w:right w:val="none" w:sz="0" w:space="0" w:color="auto"/>
      </w:divBdr>
      <w:divsChild>
        <w:div w:id="756170442">
          <w:marLeft w:val="0"/>
          <w:marRight w:val="0"/>
          <w:marTop w:val="0"/>
          <w:marBottom w:val="0"/>
          <w:divBdr>
            <w:top w:val="none" w:sz="0" w:space="0" w:color="auto"/>
            <w:left w:val="none" w:sz="0" w:space="0" w:color="auto"/>
            <w:bottom w:val="none" w:sz="0" w:space="0" w:color="auto"/>
            <w:right w:val="none" w:sz="0" w:space="0" w:color="auto"/>
          </w:divBdr>
          <w:divsChild>
            <w:div w:id="256791852">
              <w:marLeft w:val="0"/>
              <w:marRight w:val="0"/>
              <w:marTop w:val="0"/>
              <w:marBottom w:val="0"/>
              <w:divBdr>
                <w:top w:val="none" w:sz="0" w:space="0" w:color="auto"/>
                <w:left w:val="none" w:sz="0" w:space="0" w:color="auto"/>
                <w:bottom w:val="none" w:sz="0" w:space="0" w:color="auto"/>
                <w:right w:val="none" w:sz="0" w:space="0" w:color="auto"/>
              </w:divBdr>
            </w:div>
            <w:div w:id="289286383">
              <w:marLeft w:val="0"/>
              <w:marRight w:val="0"/>
              <w:marTop w:val="0"/>
              <w:marBottom w:val="0"/>
              <w:divBdr>
                <w:top w:val="none" w:sz="0" w:space="0" w:color="auto"/>
                <w:left w:val="none" w:sz="0" w:space="0" w:color="auto"/>
                <w:bottom w:val="none" w:sz="0" w:space="0" w:color="auto"/>
                <w:right w:val="none" w:sz="0" w:space="0" w:color="auto"/>
              </w:divBdr>
            </w:div>
            <w:div w:id="843979468">
              <w:marLeft w:val="0"/>
              <w:marRight w:val="0"/>
              <w:marTop w:val="0"/>
              <w:marBottom w:val="0"/>
              <w:divBdr>
                <w:top w:val="none" w:sz="0" w:space="0" w:color="auto"/>
                <w:left w:val="none" w:sz="0" w:space="0" w:color="auto"/>
                <w:bottom w:val="none" w:sz="0" w:space="0" w:color="auto"/>
                <w:right w:val="none" w:sz="0" w:space="0" w:color="auto"/>
              </w:divBdr>
            </w:div>
            <w:div w:id="1351566308">
              <w:marLeft w:val="0"/>
              <w:marRight w:val="0"/>
              <w:marTop w:val="0"/>
              <w:marBottom w:val="0"/>
              <w:divBdr>
                <w:top w:val="none" w:sz="0" w:space="0" w:color="auto"/>
                <w:left w:val="none" w:sz="0" w:space="0" w:color="auto"/>
                <w:bottom w:val="none" w:sz="0" w:space="0" w:color="auto"/>
                <w:right w:val="none" w:sz="0" w:space="0" w:color="auto"/>
              </w:divBdr>
            </w:div>
            <w:div w:id="152377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42618">
      <w:bodyDiv w:val="1"/>
      <w:marLeft w:val="0"/>
      <w:marRight w:val="0"/>
      <w:marTop w:val="0"/>
      <w:marBottom w:val="0"/>
      <w:divBdr>
        <w:top w:val="none" w:sz="0" w:space="0" w:color="auto"/>
        <w:left w:val="none" w:sz="0" w:space="0" w:color="auto"/>
        <w:bottom w:val="none" w:sz="0" w:space="0" w:color="auto"/>
        <w:right w:val="none" w:sz="0" w:space="0" w:color="auto"/>
      </w:divBdr>
    </w:div>
    <w:div w:id="1591350675">
      <w:bodyDiv w:val="1"/>
      <w:marLeft w:val="0"/>
      <w:marRight w:val="0"/>
      <w:marTop w:val="0"/>
      <w:marBottom w:val="0"/>
      <w:divBdr>
        <w:top w:val="none" w:sz="0" w:space="0" w:color="auto"/>
        <w:left w:val="none" w:sz="0" w:space="0" w:color="auto"/>
        <w:bottom w:val="none" w:sz="0" w:space="0" w:color="auto"/>
        <w:right w:val="none" w:sz="0" w:space="0" w:color="auto"/>
      </w:divBdr>
    </w:div>
    <w:div w:id="1631593682">
      <w:bodyDiv w:val="1"/>
      <w:marLeft w:val="0"/>
      <w:marRight w:val="0"/>
      <w:marTop w:val="0"/>
      <w:marBottom w:val="0"/>
      <w:divBdr>
        <w:top w:val="none" w:sz="0" w:space="0" w:color="auto"/>
        <w:left w:val="none" w:sz="0" w:space="0" w:color="auto"/>
        <w:bottom w:val="none" w:sz="0" w:space="0" w:color="auto"/>
        <w:right w:val="none" w:sz="0" w:space="0" w:color="auto"/>
      </w:divBdr>
    </w:div>
    <w:div w:id="1678581266">
      <w:bodyDiv w:val="1"/>
      <w:marLeft w:val="0"/>
      <w:marRight w:val="0"/>
      <w:marTop w:val="0"/>
      <w:marBottom w:val="0"/>
      <w:divBdr>
        <w:top w:val="none" w:sz="0" w:space="0" w:color="auto"/>
        <w:left w:val="none" w:sz="0" w:space="0" w:color="auto"/>
        <w:bottom w:val="none" w:sz="0" w:space="0" w:color="auto"/>
        <w:right w:val="none" w:sz="0" w:space="0" w:color="auto"/>
      </w:divBdr>
    </w:div>
    <w:div w:id="1744252577">
      <w:bodyDiv w:val="1"/>
      <w:marLeft w:val="0"/>
      <w:marRight w:val="0"/>
      <w:marTop w:val="0"/>
      <w:marBottom w:val="0"/>
      <w:divBdr>
        <w:top w:val="none" w:sz="0" w:space="0" w:color="auto"/>
        <w:left w:val="none" w:sz="0" w:space="0" w:color="auto"/>
        <w:bottom w:val="none" w:sz="0" w:space="0" w:color="auto"/>
        <w:right w:val="none" w:sz="0" w:space="0" w:color="auto"/>
      </w:divBdr>
    </w:div>
    <w:div w:id="1747263857">
      <w:bodyDiv w:val="1"/>
      <w:marLeft w:val="0"/>
      <w:marRight w:val="0"/>
      <w:marTop w:val="0"/>
      <w:marBottom w:val="0"/>
      <w:divBdr>
        <w:top w:val="none" w:sz="0" w:space="0" w:color="auto"/>
        <w:left w:val="none" w:sz="0" w:space="0" w:color="auto"/>
        <w:bottom w:val="none" w:sz="0" w:space="0" w:color="auto"/>
        <w:right w:val="none" w:sz="0" w:space="0" w:color="auto"/>
      </w:divBdr>
    </w:div>
    <w:div w:id="1772316082">
      <w:bodyDiv w:val="1"/>
      <w:marLeft w:val="0"/>
      <w:marRight w:val="0"/>
      <w:marTop w:val="0"/>
      <w:marBottom w:val="0"/>
      <w:divBdr>
        <w:top w:val="none" w:sz="0" w:space="0" w:color="auto"/>
        <w:left w:val="none" w:sz="0" w:space="0" w:color="auto"/>
        <w:bottom w:val="none" w:sz="0" w:space="0" w:color="auto"/>
        <w:right w:val="none" w:sz="0" w:space="0" w:color="auto"/>
      </w:divBdr>
    </w:div>
    <w:div w:id="1774746575">
      <w:bodyDiv w:val="1"/>
      <w:marLeft w:val="0"/>
      <w:marRight w:val="0"/>
      <w:marTop w:val="0"/>
      <w:marBottom w:val="0"/>
      <w:divBdr>
        <w:top w:val="none" w:sz="0" w:space="0" w:color="auto"/>
        <w:left w:val="none" w:sz="0" w:space="0" w:color="auto"/>
        <w:bottom w:val="none" w:sz="0" w:space="0" w:color="auto"/>
        <w:right w:val="none" w:sz="0" w:space="0" w:color="auto"/>
      </w:divBdr>
    </w:div>
    <w:div w:id="1883395264">
      <w:bodyDiv w:val="1"/>
      <w:marLeft w:val="0"/>
      <w:marRight w:val="0"/>
      <w:marTop w:val="0"/>
      <w:marBottom w:val="0"/>
      <w:divBdr>
        <w:top w:val="none" w:sz="0" w:space="0" w:color="auto"/>
        <w:left w:val="none" w:sz="0" w:space="0" w:color="auto"/>
        <w:bottom w:val="none" w:sz="0" w:space="0" w:color="auto"/>
        <w:right w:val="none" w:sz="0" w:space="0" w:color="auto"/>
      </w:divBdr>
    </w:div>
    <w:div w:id="1893349028">
      <w:bodyDiv w:val="1"/>
      <w:marLeft w:val="0"/>
      <w:marRight w:val="0"/>
      <w:marTop w:val="0"/>
      <w:marBottom w:val="0"/>
      <w:divBdr>
        <w:top w:val="none" w:sz="0" w:space="0" w:color="auto"/>
        <w:left w:val="none" w:sz="0" w:space="0" w:color="auto"/>
        <w:bottom w:val="none" w:sz="0" w:space="0" w:color="auto"/>
        <w:right w:val="none" w:sz="0" w:space="0" w:color="auto"/>
      </w:divBdr>
    </w:div>
    <w:div w:id="1946838830">
      <w:bodyDiv w:val="1"/>
      <w:marLeft w:val="0"/>
      <w:marRight w:val="0"/>
      <w:marTop w:val="0"/>
      <w:marBottom w:val="0"/>
      <w:divBdr>
        <w:top w:val="none" w:sz="0" w:space="0" w:color="auto"/>
        <w:left w:val="none" w:sz="0" w:space="0" w:color="auto"/>
        <w:bottom w:val="none" w:sz="0" w:space="0" w:color="auto"/>
        <w:right w:val="none" w:sz="0" w:space="0" w:color="auto"/>
      </w:divBdr>
    </w:div>
    <w:div w:id="2113627622">
      <w:bodyDiv w:val="1"/>
      <w:marLeft w:val="0"/>
      <w:marRight w:val="0"/>
      <w:marTop w:val="0"/>
      <w:marBottom w:val="0"/>
      <w:divBdr>
        <w:top w:val="none" w:sz="0" w:space="0" w:color="auto"/>
        <w:left w:val="none" w:sz="0" w:space="0" w:color="auto"/>
        <w:bottom w:val="none" w:sz="0" w:space="0" w:color="auto"/>
        <w:right w:val="none" w:sz="0" w:space="0" w:color="auto"/>
      </w:divBdr>
    </w:div>
    <w:div w:id="213151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microsoft.com/office/2011/relationships/commentsExtended" Target="commentsExtended.xml"/><Relationship Id="rId68" Type="http://schemas.openxmlformats.org/officeDocument/2006/relationships/image" Target="media/image58.jpeg"/><Relationship Id="rId16" Type="http://schemas.openxmlformats.org/officeDocument/2006/relationships/image" Target="media/image8.png"/><Relationship Id="rId11" Type="http://schemas.openxmlformats.org/officeDocument/2006/relationships/footer" Target="footer1.xm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4.jpe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2.jpe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comments" Target="comments.xml"/><Relationship Id="rId70" Type="http://schemas.openxmlformats.org/officeDocument/2006/relationships/image" Target="media/image60.jpeg"/><Relationship Id="rId75"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73" Type="http://schemas.openxmlformats.org/officeDocument/2006/relationships/image" Target="media/image63.jpeg"/><Relationship Id="rId78" Type="http://schemas.openxmlformats.org/officeDocument/2006/relationships/header" Target="header2.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jpeg"/><Relationship Id="rId7" Type="http://schemas.openxmlformats.org/officeDocument/2006/relationships/footnotes" Target="footnotes.xml"/><Relationship Id="rId71" Type="http://schemas.openxmlformats.org/officeDocument/2006/relationships/image" Target="media/image61.jpe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
  <CompanyAddress>Client 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C3CE8-DA0F-40D5-A389-11E6550AF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9943</Words>
  <Characters>56676</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AceEngineer Oil and Gas</vt:lpstr>
    </vt:vector>
  </TitlesOfParts>
  <Manager/>
  <Company/>
  <LinksUpToDate>false</LinksUpToDate>
  <CharactersWithSpaces>66487</CharactersWithSpaces>
  <SharedDoc>false</SharedDoc>
  <HLinks>
    <vt:vector size="102" baseType="variant">
      <vt:variant>
        <vt:i4>3473446</vt:i4>
      </vt:variant>
      <vt:variant>
        <vt:i4>144</vt:i4>
      </vt:variant>
      <vt:variant>
        <vt:i4>0</vt:i4>
      </vt:variant>
      <vt:variant>
        <vt:i4>5</vt:i4>
      </vt:variant>
      <vt:variant>
        <vt:lpwstr>\\2hus115.2hushou1\W\Software\2H Word Macros \Install Appendix Caption Styles Toolbar Office 2003.vbs</vt:lpwstr>
      </vt:variant>
      <vt:variant>
        <vt:lpwstr/>
      </vt:variant>
      <vt:variant>
        <vt:i4>5701726</vt:i4>
      </vt:variant>
      <vt:variant>
        <vt:i4>117</vt:i4>
      </vt:variant>
      <vt:variant>
        <vt:i4>0</vt:i4>
      </vt:variant>
      <vt:variant>
        <vt:i4>5</vt:i4>
      </vt:variant>
      <vt:variant>
        <vt:lpwstr>\\2hus115.2hushou1\w\Software\2H Word Macros\Install Appendix Caption Styles Office 2003.vbs</vt:lpwstr>
      </vt:variant>
      <vt:variant>
        <vt:lpwstr/>
      </vt:variant>
      <vt:variant>
        <vt:i4>1835060</vt:i4>
      </vt:variant>
      <vt:variant>
        <vt:i4>86</vt:i4>
      </vt:variant>
      <vt:variant>
        <vt:i4>0</vt:i4>
      </vt:variant>
      <vt:variant>
        <vt:i4>5</vt:i4>
      </vt:variant>
      <vt:variant>
        <vt:lpwstr/>
      </vt:variant>
      <vt:variant>
        <vt:lpwstr>_Toc151951164</vt:lpwstr>
      </vt:variant>
      <vt:variant>
        <vt:i4>1835060</vt:i4>
      </vt:variant>
      <vt:variant>
        <vt:i4>80</vt:i4>
      </vt:variant>
      <vt:variant>
        <vt:i4>0</vt:i4>
      </vt:variant>
      <vt:variant>
        <vt:i4>5</vt:i4>
      </vt:variant>
      <vt:variant>
        <vt:lpwstr/>
      </vt:variant>
      <vt:variant>
        <vt:lpwstr>_Toc151951163</vt:lpwstr>
      </vt:variant>
      <vt:variant>
        <vt:i4>1835060</vt:i4>
      </vt:variant>
      <vt:variant>
        <vt:i4>74</vt:i4>
      </vt:variant>
      <vt:variant>
        <vt:i4>0</vt:i4>
      </vt:variant>
      <vt:variant>
        <vt:i4>5</vt:i4>
      </vt:variant>
      <vt:variant>
        <vt:lpwstr/>
      </vt:variant>
      <vt:variant>
        <vt:lpwstr>_Toc151951162</vt:lpwstr>
      </vt:variant>
      <vt:variant>
        <vt:i4>1835060</vt:i4>
      </vt:variant>
      <vt:variant>
        <vt:i4>68</vt:i4>
      </vt:variant>
      <vt:variant>
        <vt:i4>0</vt:i4>
      </vt:variant>
      <vt:variant>
        <vt:i4>5</vt:i4>
      </vt:variant>
      <vt:variant>
        <vt:lpwstr/>
      </vt:variant>
      <vt:variant>
        <vt:lpwstr>_Toc151951161</vt:lpwstr>
      </vt:variant>
      <vt:variant>
        <vt:i4>1835060</vt:i4>
      </vt:variant>
      <vt:variant>
        <vt:i4>62</vt:i4>
      </vt:variant>
      <vt:variant>
        <vt:i4>0</vt:i4>
      </vt:variant>
      <vt:variant>
        <vt:i4>5</vt:i4>
      </vt:variant>
      <vt:variant>
        <vt:lpwstr/>
      </vt:variant>
      <vt:variant>
        <vt:lpwstr>_Toc151951160</vt:lpwstr>
      </vt:variant>
      <vt:variant>
        <vt:i4>2031668</vt:i4>
      </vt:variant>
      <vt:variant>
        <vt:i4>56</vt:i4>
      </vt:variant>
      <vt:variant>
        <vt:i4>0</vt:i4>
      </vt:variant>
      <vt:variant>
        <vt:i4>5</vt:i4>
      </vt:variant>
      <vt:variant>
        <vt:lpwstr/>
      </vt:variant>
      <vt:variant>
        <vt:lpwstr>_Toc151951159</vt:lpwstr>
      </vt:variant>
      <vt:variant>
        <vt:i4>2031668</vt:i4>
      </vt:variant>
      <vt:variant>
        <vt:i4>50</vt:i4>
      </vt:variant>
      <vt:variant>
        <vt:i4>0</vt:i4>
      </vt:variant>
      <vt:variant>
        <vt:i4>5</vt:i4>
      </vt:variant>
      <vt:variant>
        <vt:lpwstr/>
      </vt:variant>
      <vt:variant>
        <vt:lpwstr>_Toc151951158</vt:lpwstr>
      </vt:variant>
      <vt:variant>
        <vt:i4>2031668</vt:i4>
      </vt:variant>
      <vt:variant>
        <vt:i4>44</vt:i4>
      </vt:variant>
      <vt:variant>
        <vt:i4>0</vt:i4>
      </vt:variant>
      <vt:variant>
        <vt:i4>5</vt:i4>
      </vt:variant>
      <vt:variant>
        <vt:lpwstr/>
      </vt:variant>
      <vt:variant>
        <vt:lpwstr>_Toc151951157</vt:lpwstr>
      </vt:variant>
      <vt:variant>
        <vt:i4>2031668</vt:i4>
      </vt:variant>
      <vt:variant>
        <vt:i4>38</vt:i4>
      </vt:variant>
      <vt:variant>
        <vt:i4>0</vt:i4>
      </vt:variant>
      <vt:variant>
        <vt:i4>5</vt:i4>
      </vt:variant>
      <vt:variant>
        <vt:lpwstr/>
      </vt:variant>
      <vt:variant>
        <vt:lpwstr>_Toc151951156</vt:lpwstr>
      </vt:variant>
      <vt:variant>
        <vt:i4>2031668</vt:i4>
      </vt:variant>
      <vt:variant>
        <vt:i4>32</vt:i4>
      </vt:variant>
      <vt:variant>
        <vt:i4>0</vt:i4>
      </vt:variant>
      <vt:variant>
        <vt:i4>5</vt:i4>
      </vt:variant>
      <vt:variant>
        <vt:lpwstr/>
      </vt:variant>
      <vt:variant>
        <vt:lpwstr>_Toc151951155</vt:lpwstr>
      </vt:variant>
      <vt:variant>
        <vt:i4>2031668</vt:i4>
      </vt:variant>
      <vt:variant>
        <vt:i4>26</vt:i4>
      </vt:variant>
      <vt:variant>
        <vt:i4>0</vt:i4>
      </vt:variant>
      <vt:variant>
        <vt:i4>5</vt:i4>
      </vt:variant>
      <vt:variant>
        <vt:lpwstr/>
      </vt:variant>
      <vt:variant>
        <vt:lpwstr>_Toc151951154</vt:lpwstr>
      </vt:variant>
      <vt:variant>
        <vt:i4>2031668</vt:i4>
      </vt:variant>
      <vt:variant>
        <vt:i4>20</vt:i4>
      </vt:variant>
      <vt:variant>
        <vt:i4>0</vt:i4>
      </vt:variant>
      <vt:variant>
        <vt:i4>5</vt:i4>
      </vt:variant>
      <vt:variant>
        <vt:lpwstr/>
      </vt:variant>
      <vt:variant>
        <vt:lpwstr>_Toc151951153</vt:lpwstr>
      </vt:variant>
      <vt:variant>
        <vt:i4>2031668</vt:i4>
      </vt:variant>
      <vt:variant>
        <vt:i4>14</vt:i4>
      </vt:variant>
      <vt:variant>
        <vt:i4>0</vt:i4>
      </vt:variant>
      <vt:variant>
        <vt:i4>5</vt:i4>
      </vt:variant>
      <vt:variant>
        <vt:lpwstr/>
      </vt:variant>
      <vt:variant>
        <vt:lpwstr>_Toc151951152</vt:lpwstr>
      </vt:variant>
      <vt:variant>
        <vt:i4>2031668</vt:i4>
      </vt:variant>
      <vt:variant>
        <vt:i4>8</vt:i4>
      </vt:variant>
      <vt:variant>
        <vt:i4>0</vt:i4>
      </vt:variant>
      <vt:variant>
        <vt:i4>5</vt:i4>
      </vt:variant>
      <vt:variant>
        <vt:lpwstr/>
      </vt:variant>
      <vt:variant>
        <vt:lpwstr>_Toc151951151</vt:lpwstr>
      </vt:variant>
      <vt:variant>
        <vt:i4>2031668</vt:i4>
      </vt:variant>
      <vt:variant>
        <vt:i4>2</vt:i4>
      </vt:variant>
      <vt:variant>
        <vt:i4>0</vt:i4>
      </vt:variant>
      <vt:variant>
        <vt:i4>5</vt:i4>
      </vt:variant>
      <vt:variant>
        <vt:lpwstr/>
      </vt:variant>
      <vt:variant>
        <vt:lpwstr>_Toc151951150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AceEngineer Oil and Gas</dc:title>
  <dc:subject>Marine offshore Structural Engineering</dc:subject>
  <dc:creator/>
  <cp:keywords/>
  <dc:description/>
  <cp:lastModifiedBy/>
  <cp:revision>1</cp:revision>
  <dcterms:created xsi:type="dcterms:W3CDTF">2018-07-19T08:18:00Z</dcterms:created>
  <dcterms:modified xsi:type="dcterms:W3CDTF">2019-01-08T16:44:00Z</dcterms:modified>
</cp:coreProperties>
</file>